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41BE2A" w14:textId="77777777" w:rsidR="00D25E69" w:rsidRDefault="00D67176">
      <w:pPr>
        <w:pStyle w:val="BodyText"/>
        <w:spacing w:before="3"/>
        <w:rPr>
          <w:rFonts w:ascii="Times New Roman"/>
          <w:sz w:val="16"/>
        </w:rPr>
      </w:pPr>
      <w:r>
        <w:rPr>
          <w:noProof/>
        </w:rPr>
        <mc:AlternateContent>
          <mc:Choice Requires="wpg">
            <w:drawing>
              <wp:anchor distT="0" distB="0" distL="114300" distR="114300" simplePos="0" relativeHeight="487299584" behindDoc="1" locked="0" layoutInCell="1" allowOverlap="1" wp14:anchorId="1490B6D5" wp14:editId="0EC2D06A">
                <wp:simplePos x="0" y="0"/>
                <wp:positionH relativeFrom="page">
                  <wp:posOffset>0</wp:posOffset>
                </wp:positionH>
                <wp:positionV relativeFrom="page">
                  <wp:posOffset>685800</wp:posOffset>
                </wp:positionV>
                <wp:extent cx="6551930" cy="5108575"/>
                <wp:effectExtent l="0" t="0" r="1270" b="0"/>
                <wp:wrapNone/>
                <wp:docPr id="952107324" name="docshapegroup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1930" cy="5108575"/>
                          <a:chOff x="0" y="1080"/>
                          <a:chExt cx="10318" cy="8045"/>
                        </a:xfrm>
                      </wpg:grpSpPr>
                      <wps:wsp>
                        <wps:cNvPr id="570531791" name="docshape2"/>
                        <wps:cNvSpPr>
                          <a:spLocks/>
                        </wps:cNvSpPr>
                        <wps:spPr bwMode="auto">
                          <a:xfrm>
                            <a:off x="0" y="1080"/>
                            <a:ext cx="10318" cy="8045"/>
                          </a:xfrm>
                          <a:custGeom>
                            <a:avLst/>
                            <a:gdLst>
                              <a:gd name="T0" fmla="*/ 7826 w 10318"/>
                              <a:gd name="T1" fmla="+- 0 8959 1080"/>
                              <a:gd name="T2" fmla="*/ 8959 h 8045"/>
                              <a:gd name="T3" fmla="*/ 7740 w 10318"/>
                              <a:gd name="T4" fmla="+- 0 8577 1080"/>
                              <a:gd name="T5" fmla="*/ 8577 h 8045"/>
                              <a:gd name="T6" fmla="*/ 7639 w 10318"/>
                              <a:gd name="T7" fmla="+- 0 8469 1080"/>
                              <a:gd name="T8" fmla="*/ 8469 h 8045"/>
                              <a:gd name="T9" fmla="*/ 7562 w 10318"/>
                              <a:gd name="T10" fmla="+- 0 8945 1080"/>
                              <a:gd name="T11" fmla="*/ 8945 h 8045"/>
                              <a:gd name="T12" fmla="*/ 7080 w 10318"/>
                              <a:gd name="T13" fmla="+- 0 9026 1080"/>
                              <a:gd name="T14" fmla="*/ 9026 h 8045"/>
                              <a:gd name="T15" fmla="*/ 6602 w 10318"/>
                              <a:gd name="T16" fmla="+- 0 8929 1080"/>
                              <a:gd name="T17" fmla="*/ 8929 h 8045"/>
                              <a:gd name="T18" fmla="*/ 6535 w 10318"/>
                              <a:gd name="T19" fmla="+- 0 8498 1080"/>
                              <a:gd name="T20" fmla="*/ 8498 h 8045"/>
                              <a:gd name="T21" fmla="*/ 6435 w 10318"/>
                              <a:gd name="T22" fmla="+- 0 8545 1080"/>
                              <a:gd name="T23" fmla="*/ 8545 h 8045"/>
                              <a:gd name="T24" fmla="*/ 6326 w 10318"/>
                              <a:gd name="T25" fmla="+- 0 8983 1080"/>
                              <a:gd name="T26" fmla="*/ 8983 h 8045"/>
                              <a:gd name="T27" fmla="*/ 5510 w 10318"/>
                              <a:gd name="T28" fmla="+- 0 9026 1080"/>
                              <a:gd name="T29" fmla="*/ 9026 h 8045"/>
                              <a:gd name="T30" fmla="*/ 5243 w 10318"/>
                              <a:gd name="T31" fmla="+- 0 8851 1080"/>
                              <a:gd name="T32" fmla="*/ 8851 h 8045"/>
                              <a:gd name="T33" fmla="*/ 5182 w 10318"/>
                              <a:gd name="T34" fmla="+- 0 8386 1080"/>
                              <a:gd name="T35" fmla="*/ 8386 h 8045"/>
                              <a:gd name="T36" fmla="*/ 5079 w 10318"/>
                              <a:gd name="T37" fmla="+- 0 8371 1080"/>
                              <a:gd name="T38" fmla="*/ 8371 h 8045"/>
                              <a:gd name="T39" fmla="*/ 4983 w 10318"/>
                              <a:gd name="T40" fmla="+- 0 8918 1080"/>
                              <a:gd name="T41" fmla="*/ 8918 h 8045"/>
                              <a:gd name="T42" fmla="*/ 4370 w 10318"/>
                              <a:gd name="T43" fmla="+- 0 9026 1080"/>
                              <a:gd name="T44" fmla="*/ 9026 h 8045"/>
                              <a:gd name="T45" fmla="*/ 3748 w 10318"/>
                              <a:gd name="T46" fmla="+- 0 8899 1080"/>
                              <a:gd name="T47" fmla="*/ 8899 h 8045"/>
                              <a:gd name="T48" fmla="*/ 3666 w 10318"/>
                              <a:gd name="T49" fmla="+- 0 8462 1080"/>
                              <a:gd name="T50" fmla="*/ 8462 h 8045"/>
                              <a:gd name="T51" fmla="*/ 3562 w 10318"/>
                              <a:gd name="T52" fmla="+- 0 8405 1080"/>
                              <a:gd name="T53" fmla="*/ 8405 h 8045"/>
                              <a:gd name="T54" fmla="*/ 3465 w 10318"/>
                              <a:gd name="T55" fmla="+- 0 8918 1080"/>
                              <a:gd name="T56" fmla="*/ 8918 h 8045"/>
                              <a:gd name="T57" fmla="*/ 2854 w 10318"/>
                              <a:gd name="T58" fmla="+- 0 9026 1080"/>
                              <a:gd name="T59" fmla="*/ 9026 h 8045"/>
                              <a:gd name="T60" fmla="*/ 2234 w 10318"/>
                              <a:gd name="T61" fmla="+- 0 8899 1080"/>
                              <a:gd name="T62" fmla="*/ 8899 h 8045"/>
                              <a:gd name="T63" fmla="*/ 2151 w 10318"/>
                              <a:gd name="T64" fmla="+- 0 8462 1080"/>
                              <a:gd name="T65" fmla="*/ 8462 h 8045"/>
                              <a:gd name="T66" fmla="*/ 2148 w 10318"/>
                              <a:gd name="T67" fmla="+- 0 8110 1080"/>
                              <a:gd name="T68" fmla="*/ 8110 h 8045"/>
                              <a:gd name="T69" fmla="*/ 2038 w 10318"/>
                              <a:gd name="T70" fmla="+- 0 8596 1080"/>
                              <a:gd name="T71" fmla="*/ 8596 h 8045"/>
                              <a:gd name="T72" fmla="*/ 1828 w 10318"/>
                              <a:gd name="T73" fmla="+- 0 9011 1080"/>
                              <a:gd name="T74" fmla="*/ 9011 h 8045"/>
                              <a:gd name="T75" fmla="*/ 928 w 10318"/>
                              <a:gd name="T76" fmla="+- 0 8970 1080"/>
                              <a:gd name="T77" fmla="*/ 8970 h 8045"/>
                              <a:gd name="T78" fmla="*/ 676 w 10318"/>
                              <a:gd name="T79" fmla="+- 0 8517 1080"/>
                              <a:gd name="T80" fmla="*/ 8517 h 8045"/>
                              <a:gd name="T81" fmla="*/ 632 w 10318"/>
                              <a:gd name="T82" fmla="+- 0 7993 1080"/>
                              <a:gd name="T83" fmla="*/ 7993 h 8045"/>
                              <a:gd name="T84" fmla="*/ 529 w 10318"/>
                              <a:gd name="T85" fmla="+- 0 7890 1080"/>
                              <a:gd name="T86" fmla="*/ 7890 h 8045"/>
                              <a:gd name="T87" fmla="*/ 499 w 10318"/>
                              <a:gd name="T88" fmla="+- 0 8419 1080"/>
                              <a:gd name="T89" fmla="*/ 8419 h 8045"/>
                              <a:gd name="T90" fmla="*/ 293 w 10318"/>
                              <a:gd name="T91" fmla="+- 0 8928 1080"/>
                              <a:gd name="T92" fmla="*/ 8928 h 8045"/>
                              <a:gd name="T93" fmla="*/ 150 w 10318"/>
                              <a:gd name="T94" fmla="+- 0 9105 1080"/>
                              <a:gd name="T95" fmla="*/ 9105 h 8045"/>
                              <a:gd name="T96" fmla="*/ 525 w 10318"/>
                              <a:gd name="T97" fmla="+- 0 8744 1080"/>
                              <a:gd name="T98" fmla="*/ 8744 h 8045"/>
                              <a:gd name="T99" fmla="*/ 673 w 10318"/>
                              <a:gd name="T100" fmla="+- 0 8833 1080"/>
                              <a:gd name="T101" fmla="*/ 8833 h 8045"/>
                              <a:gd name="T102" fmla="*/ 1094 w 10318"/>
                              <a:gd name="T103" fmla="+- 0 9120 1080"/>
                              <a:gd name="T104" fmla="*/ 9120 h 8045"/>
                              <a:gd name="T105" fmla="*/ 1918 w 10318"/>
                              <a:gd name="T106" fmla="+- 0 9079 1080"/>
                              <a:gd name="T107" fmla="*/ 9079 h 8045"/>
                              <a:gd name="T108" fmla="*/ 2106 w 10318"/>
                              <a:gd name="T109" fmla="+- 0 8849 1080"/>
                              <a:gd name="T110" fmla="*/ 8849 h 8045"/>
                              <a:gd name="T111" fmla="*/ 2477 w 10318"/>
                              <a:gd name="T112" fmla="+- 0 9125 1080"/>
                              <a:gd name="T113" fmla="*/ 9125 h 8045"/>
                              <a:gd name="T114" fmla="*/ 3485 w 10318"/>
                              <a:gd name="T115" fmla="+- 0 9043 1080"/>
                              <a:gd name="T116" fmla="*/ 9043 h 8045"/>
                              <a:gd name="T117" fmla="*/ 3651 w 10318"/>
                              <a:gd name="T118" fmla="+- 0 8924 1080"/>
                              <a:gd name="T119" fmla="*/ 8924 h 8045"/>
                              <a:gd name="T120" fmla="*/ 4370 w 10318"/>
                              <a:gd name="T121" fmla="+- 0 9125 1080"/>
                              <a:gd name="T122" fmla="*/ 9125 h 8045"/>
                              <a:gd name="T123" fmla="*/ 5046 w 10318"/>
                              <a:gd name="T124" fmla="+- 0 8998 1080"/>
                              <a:gd name="T125" fmla="*/ 8998 h 8045"/>
                              <a:gd name="T126" fmla="*/ 5207 w 10318"/>
                              <a:gd name="T127" fmla="+- 0 8989 1080"/>
                              <a:gd name="T128" fmla="*/ 8989 h 8045"/>
                              <a:gd name="T129" fmla="*/ 5890 w 10318"/>
                              <a:gd name="T130" fmla="+- 0 9125 1080"/>
                              <a:gd name="T131" fmla="*/ 9125 h 8045"/>
                              <a:gd name="T132" fmla="*/ 6453 w 10318"/>
                              <a:gd name="T133" fmla="+- 0 8977 1080"/>
                              <a:gd name="T134" fmla="*/ 8977 h 8045"/>
                              <a:gd name="T135" fmla="*/ 6672 w 10318"/>
                              <a:gd name="T136" fmla="+- 0 9108 1080"/>
                              <a:gd name="T137" fmla="*/ 9108 h 8045"/>
                              <a:gd name="T138" fmla="*/ 7501 w 10318"/>
                              <a:gd name="T139" fmla="+- 0 9108 1080"/>
                              <a:gd name="T140" fmla="*/ 9108 h 8045"/>
                              <a:gd name="T141" fmla="*/ 7697 w 10318"/>
                              <a:gd name="T142" fmla="+- 0 8928 1080"/>
                              <a:gd name="T143" fmla="*/ 8928 h 8045"/>
                              <a:gd name="T144" fmla="*/ 8297 w 10318"/>
                              <a:gd name="T145" fmla="+- 0 9125 1080"/>
                              <a:gd name="T146" fmla="*/ 9125 h 8045"/>
                              <a:gd name="T147" fmla="*/ 10078 w 10318"/>
                              <a:gd name="T148" fmla="+- 0 8998 1080"/>
                              <a:gd name="T149" fmla="*/ 8998 h 8045"/>
                              <a:gd name="T150" fmla="*/ 10002 w 10318"/>
                              <a:gd name="T151" fmla="+- 0 8688 1080"/>
                              <a:gd name="T152" fmla="*/ 8688 h 8045"/>
                              <a:gd name="T153" fmla="*/ 9890 w 10318"/>
                              <a:gd name="T154" fmla="+- 0 8825 1080"/>
                              <a:gd name="T155" fmla="*/ 8825 h 8045"/>
                              <a:gd name="T156" fmla="*/ 9757 w 10318"/>
                              <a:gd name="T157" fmla="+- 0 9024 1080"/>
                              <a:gd name="T158" fmla="*/ 9024 h 8045"/>
                              <a:gd name="T159" fmla="*/ 9093 w 10318"/>
                              <a:gd name="T160" fmla="+- 0 9001 1080"/>
                              <a:gd name="T161" fmla="*/ 9001 h 8045"/>
                              <a:gd name="T162" fmla="*/ 8969 w 10318"/>
                              <a:gd name="T163" fmla="+- 0 8728 1080"/>
                              <a:gd name="T164" fmla="*/ 8728 h 8045"/>
                              <a:gd name="T165" fmla="*/ 8859 w 10318"/>
                              <a:gd name="T166" fmla="+- 0 8469 1080"/>
                              <a:gd name="T167" fmla="*/ 8469 h 8045"/>
                              <a:gd name="T168" fmla="*/ 8858 w 10318"/>
                              <a:gd name="T169" fmla="+- 0 8469 1080"/>
                              <a:gd name="T170" fmla="*/ 8469 h 8045"/>
                              <a:gd name="T171" fmla="*/ 8781 w 10318"/>
                              <a:gd name="T172" fmla="+- 0 8945 1080"/>
                              <a:gd name="T173" fmla="*/ 8945 h 8045"/>
                              <a:gd name="T174" fmla="*/ 8299 w 10318"/>
                              <a:gd name="T175" fmla="+- 0 9125 1080"/>
                              <a:gd name="T176" fmla="*/ 9125 h 8045"/>
                              <a:gd name="T177" fmla="*/ 8875 w 10318"/>
                              <a:gd name="T178" fmla="+- 0 8977 1080"/>
                              <a:gd name="T179" fmla="*/ 8977 h 8045"/>
                              <a:gd name="T180" fmla="*/ 9094 w 10318"/>
                              <a:gd name="T181" fmla="+- 0 9108 1080"/>
                              <a:gd name="T182" fmla="*/ 9108 h 8045"/>
                              <a:gd name="T183" fmla="*/ 9815 w 10318"/>
                              <a:gd name="T184" fmla="+- 0 9112 1080"/>
                              <a:gd name="T185" fmla="*/ 9112 h 8045"/>
                              <a:gd name="T186" fmla="*/ 10015 w 10318"/>
                              <a:gd name="T187" fmla="+- 0 9072 1080"/>
                              <a:gd name="T188" fmla="*/ 9072 h 8045"/>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 ang="0">
                                <a:pos x="T135" y="T137"/>
                              </a:cxn>
                              <a:cxn ang="0">
                                <a:pos x="T138" y="T140"/>
                              </a:cxn>
                              <a:cxn ang="0">
                                <a:pos x="T141" y="T143"/>
                              </a:cxn>
                              <a:cxn ang="0">
                                <a:pos x="T144" y="T146"/>
                              </a:cxn>
                              <a:cxn ang="0">
                                <a:pos x="T147" y="T149"/>
                              </a:cxn>
                              <a:cxn ang="0">
                                <a:pos x="T150" y="T152"/>
                              </a:cxn>
                              <a:cxn ang="0">
                                <a:pos x="T153" y="T155"/>
                              </a:cxn>
                              <a:cxn ang="0">
                                <a:pos x="T156" y="T158"/>
                              </a:cxn>
                              <a:cxn ang="0">
                                <a:pos x="T159" y="T161"/>
                              </a:cxn>
                              <a:cxn ang="0">
                                <a:pos x="T162" y="T164"/>
                              </a:cxn>
                              <a:cxn ang="0">
                                <a:pos x="T165" y="T167"/>
                              </a:cxn>
                              <a:cxn ang="0">
                                <a:pos x="T168" y="T170"/>
                              </a:cxn>
                              <a:cxn ang="0">
                                <a:pos x="T171" y="T173"/>
                              </a:cxn>
                              <a:cxn ang="0">
                                <a:pos x="T174" y="T176"/>
                              </a:cxn>
                              <a:cxn ang="0">
                                <a:pos x="T177" y="T179"/>
                              </a:cxn>
                              <a:cxn ang="0">
                                <a:pos x="T180" y="T182"/>
                              </a:cxn>
                              <a:cxn ang="0">
                                <a:pos x="T183" y="T185"/>
                              </a:cxn>
                              <a:cxn ang="0">
                                <a:pos x="T186" y="T188"/>
                              </a:cxn>
                            </a:cxnLst>
                            <a:rect l="0" t="0" r="r" b="b"/>
                            <a:pathLst>
                              <a:path w="10318" h="8045">
                                <a:moveTo>
                                  <a:pt x="8297" y="7946"/>
                                </a:moveTo>
                                <a:lnTo>
                                  <a:pt x="7992" y="7946"/>
                                </a:lnTo>
                                <a:lnTo>
                                  <a:pt x="7946" y="7943"/>
                                </a:lnTo>
                                <a:lnTo>
                                  <a:pt x="7907" y="7935"/>
                                </a:lnTo>
                                <a:lnTo>
                                  <a:pt x="7875" y="7921"/>
                                </a:lnTo>
                                <a:lnTo>
                                  <a:pt x="7848" y="7903"/>
                                </a:lnTo>
                                <a:lnTo>
                                  <a:pt x="7826" y="7879"/>
                                </a:lnTo>
                                <a:lnTo>
                                  <a:pt x="7805" y="7849"/>
                                </a:lnTo>
                                <a:lnTo>
                                  <a:pt x="7788" y="7812"/>
                                </a:lnTo>
                                <a:lnTo>
                                  <a:pt x="7774" y="7769"/>
                                </a:lnTo>
                                <a:lnTo>
                                  <a:pt x="7760" y="7712"/>
                                </a:lnTo>
                                <a:lnTo>
                                  <a:pt x="7751" y="7648"/>
                                </a:lnTo>
                                <a:lnTo>
                                  <a:pt x="7744" y="7576"/>
                                </a:lnTo>
                                <a:lnTo>
                                  <a:pt x="7740" y="7497"/>
                                </a:lnTo>
                                <a:lnTo>
                                  <a:pt x="7739" y="7418"/>
                                </a:lnTo>
                                <a:lnTo>
                                  <a:pt x="7740" y="7418"/>
                                </a:lnTo>
                                <a:lnTo>
                                  <a:pt x="7740" y="6938"/>
                                </a:lnTo>
                                <a:lnTo>
                                  <a:pt x="7639" y="6938"/>
                                </a:lnTo>
                                <a:lnTo>
                                  <a:pt x="7639" y="7238"/>
                                </a:lnTo>
                                <a:lnTo>
                                  <a:pt x="7639" y="7321"/>
                                </a:lnTo>
                                <a:lnTo>
                                  <a:pt x="7639" y="7389"/>
                                </a:lnTo>
                                <a:lnTo>
                                  <a:pt x="7637" y="7465"/>
                                </a:lnTo>
                                <a:lnTo>
                                  <a:pt x="7635" y="7537"/>
                                </a:lnTo>
                                <a:lnTo>
                                  <a:pt x="7631" y="7603"/>
                                </a:lnTo>
                                <a:lnTo>
                                  <a:pt x="7625" y="7663"/>
                                </a:lnTo>
                                <a:lnTo>
                                  <a:pt x="7609" y="7746"/>
                                </a:lnTo>
                                <a:lnTo>
                                  <a:pt x="7589" y="7813"/>
                                </a:lnTo>
                                <a:lnTo>
                                  <a:pt x="7562" y="7865"/>
                                </a:lnTo>
                                <a:lnTo>
                                  <a:pt x="7529" y="7903"/>
                                </a:lnTo>
                                <a:lnTo>
                                  <a:pt x="7503" y="7921"/>
                                </a:lnTo>
                                <a:lnTo>
                                  <a:pt x="7471" y="7935"/>
                                </a:lnTo>
                                <a:lnTo>
                                  <a:pt x="7432" y="7943"/>
                                </a:lnTo>
                                <a:lnTo>
                                  <a:pt x="7385" y="7946"/>
                                </a:lnTo>
                                <a:lnTo>
                                  <a:pt x="7092" y="7946"/>
                                </a:lnTo>
                                <a:lnTo>
                                  <a:pt x="7080" y="7946"/>
                                </a:lnTo>
                                <a:lnTo>
                                  <a:pt x="6787" y="7946"/>
                                </a:lnTo>
                                <a:lnTo>
                                  <a:pt x="6741" y="7943"/>
                                </a:lnTo>
                                <a:lnTo>
                                  <a:pt x="6703" y="7935"/>
                                </a:lnTo>
                                <a:lnTo>
                                  <a:pt x="6671" y="7921"/>
                                </a:lnTo>
                                <a:lnTo>
                                  <a:pt x="6646" y="7903"/>
                                </a:lnTo>
                                <a:lnTo>
                                  <a:pt x="6622" y="7879"/>
                                </a:lnTo>
                                <a:lnTo>
                                  <a:pt x="6602" y="7849"/>
                                </a:lnTo>
                                <a:lnTo>
                                  <a:pt x="6585" y="7812"/>
                                </a:lnTo>
                                <a:lnTo>
                                  <a:pt x="6571" y="7769"/>
                                </a:lnTo>
                                <a:lnTo>
                                  <a:pt x="6558" y="7712"/>
                                </a:lnTo>
                                <a:lnTo>
                                  <a:pt x="6548" y="7648"/>
                                </a:lnTo>
                                <a:lnTo>
                                  <a:pt x="6541" y="7576"/>
                                </a:lnTo>
                                <a:lnTo>
                                  <a:pt x="6537" y="7497"/>
                                </a:lnTo>
                                <a:lnTo>
                                  <a:pt x="6535" y="7418"/>
                                </a:lnTo>
                                <a:lnTo>
                                  <a:pt x="6535" y="7224"/>
                                </a:lnTo>
                                <a:lnTo>
                                  <a:pt x="6535" y="6828"/>
                                </a:lnTo>
                                <a:lnTo>
                                  <a:pt x="6434" y="6828"/>
                                </a:lnTo>
                                <a:lnTo>
                                  <a:pt x="6434" y="7418"/>
                                </a:lnTo>
                                <a:lnTo>
                                  <a:pt x="6436" y="7418"/>
                                </a:lnTo>
                                <a:lnTo>
                                  <a:pt x="6435" y="7465"/>
                                </a:lnTo>
                                <a:lnTo>
                                  <a:pt x="6432" y="7537"/>
                                </a:lnTo>
                                <a:lnTo>
                                  <a:pt x="6427" y="7603"/>
                                </a:lnTo>
                                <a:lnTo>
                                  <a:pt x="6420" y="7663"/>
                                </a:lnTo>
                                <a:lnTo>
                                  <a:pt x="6406" y="7746"/>
                                </a:lnTo>
                                <a:lnTo>
                                  <a:pt x="6386" y="7813"/>
                                </a:lnTo>
                                <a:lnTo>
                                  <a:pt x="6359" y="7865"/>
                                </a:lnTo>
                                <a:lnTo>
                                  <a:pt x="6326" y="7903"/>
                                </a:lnTo>
                                <a:lnTo>
                                  <a:pt x="6299" y="7921"/>
                                </a:lnTo>
                                <a:lnTo>
                                  <a:pt x="6267" y="7935"/>
                                </a:lnTo>
                                <a:lnTo>
                                  <a:pt x="6229" y="7943"/>
                                </a:lnTo>
                                <a:lnTo>
                                  <a:pt x="6182" y="7946"/>
                                </a:lnTo>
                                <a:lnTo>
                                  <a:pt x="5890" y="7946"/>
                                </a:lnTo>
                                <a:lnTo>
                                  <a:pt x="5878" y="7946"/>
                                </a:lnTo>
                                <a:lnTo>
                                  <a:pt x="5510" y="7946"/>
                                </a:lnTo>
                                <a:lnTo>
                                  <a:pt x="5450" y="7942"/>
                                </a:lnTo>
                                <a:lnTo>
                                  <a:pt x="5400" y="7931"/>
                                </a:lnTo>
                                <a:lnTo>
                                  <a:pt x="5358" y="7913"/>
                                </a:lnTo>
                                <a:lnTo>
                                  <a:pt x="5323" y="7889"/>
                                </a:lnTo>
                                <a:lnTo>
                                  <a:pt x="5293" y="7858"/>
                                </a:lnTo>
                                <a:lnTo>
                                  <a:pt x="5266" y="7819"/>
                                </a:lnTo>
                                <a:lnTo>
                                  <a:pt x="5243" y="7771"/>
                                </a:lnTo>
                                <a:lnTo>
                                  <a:pt x="5225" y="7716"/>
                                </a:lnTo>
                                <a:lnTo>
                                  <a:pt x="5212" y="7660"/>
                                </a:lnTo>
                                <a:lnTo>
                                  <a:pt x="5202" y="7599"/>
                                </a:lnTo>
                                <a:lnTo>
                                  <a:pt x="5194" y="7532"/>
                                </a:lnTo>
                                <a:lnTo>
                                  <a:pt x="5188" y="7459"/>
                                </a:lnTo>
                                <a:lnTo>
                                  <a:pt x="5184" y="7382"/>
                                </a:lnTo>
                                <a:lnTo>
                                  <a:pt x="5182" y="7306"/>
                                </a:lnTo>
                                <a:lnTo>
                                  <a:pt x="5182" y="6682"/>
                                </a:lnTo>
                                <a:lnTo>
                                  <a:pt x="5081" y="6682"/>
                                </a:lnTo>
                                <a:lnTo>
                                  <a:pt x="5081" y="7030"/>
                                </a:lnTo>
                                <a:lnTo>
                                  <a:pt x="5081" y="7125"/>
                                </a:lnTo>
                                <a:lnTo>
                                  <a:pt x="5080" y="7208"/>
                                </a:lnTo>
                                <a:lnTo>
                                  <a:pt x="5079" y="7291"/>
                                </a:lnTo>
                                <a:lnTo>
                                  <a:pt x="5077" y="7371"/>
                                </a:lnTo>
                                <a:lnTo>
                                  <a:pt x="5074" y="7446"/>
                                </a:lnTo>
                                <a:lnTo>
                                  <a:pt x="5069" y="7516"/>
                                </a:lnTo>
                                <a:lnTo>
                                  <a:pt x="5062" y="7582"/>
                                </a:lnTo>
                                <a:lnTo>
                                  <a:pt x="5043" y="7685"/>
                                </a:lnTo>
                                <a:lnTo>
                                  <a:pt x="5017" y="7770"/>
                                </a:lnTo>
                                <a:lnTo>
                                  <a:pt x="4983" y="7838"/>
                                </a:lnTo>
                                <a:lnTo>
                                  <a:pt x="4939" y="7889"/>
                                </a:lnTo>
                                <a:lnTo>
                                  <a:pt x="4904" y="7913"/>
                                </a:lnTo>
                                <a:lnTo>
                                  <a:pt x="4862" y="7931"/>
                                </a:lnTo>
                                <a:lnTo>
                                  <a:pt x="4812" y="7942"/>
                                </a:lnTo>
                                <a:lnTo>
                                  <a:pt x="4752" y="7946"/>
                                </a:lnTo>
                                <a:lnTo>
                                  <a:pt x="4373" y="7946"/>
                                </a:lnTo>
                                <a:lnTo>
                                  <a:pt x="4370" y="7946"/>
                                </a:lnTo>
                                <a:lnTo>
                                  <a:pt x="3991" y="7946"/>
                                </a:lnTo>
                                <a:lnTo>
                                  <a:pt x="3932" y="7942"/>
                                </a:lnTo>
                                <a:lnTo>
                                  <a:pt x="3881" y="7931"/>
                                </a:lnTo>
                                <a:lnTo>
                                  <a:pt x="3839" y="7913"/>
                                </a:lnTo>
                                <a:lnTo>
                                  <a:pt x="3804" y="7889"/>
                                </a:lnTo>
                                <a:lnTo>
                                  <a:pt x="3774" y="7858"/>
                                </a:lnTo>
                                <a:lnTo>
                                  <a:pt x="3748" y="7819"/>
                                </a:lnTo>
                                <a:lnTo>
                                  <a:pt x="3726" y="7771"/>
                                </a:lnTo>
                                <a:lnTo>
                                  <a:pt x="3708" y="7716"/>
                                </a:lnTo>
                                <a:lnTo>
                                  <a:pt x="3694" y="7660"/>
                                </a:lnTo>
                                <a:lnTo>
                                  <a:pt x="3684" y="7599"/>
                                </a:lnTo>
                                <a:lnTo>
                                  <a:pt x="3676" y="7532"/>
                                </a:lnTo>
                                <a:lnTo>
                                  <a:pt x="3670" y="7459"/>
                                </a:lnTo>
                                <a:lnTo>
                                  <a:pt x="3666" y="7382"/>
                                </a:lnTo>
                                <a:lnTo>
                                  <a:pt x="3664" y="7300"/>
                                </a:lnTo>
                                <a:lnTo>
                                  <a:pt x="3663" y="7216"/>
                                </a:lnTo>
                                <a:lnTo>
                                  <a:pt x="3662" y="7125"/>
                                </a:lnTo>
                                <a:lnTo>
                                  <a:pt x="3662" y="7030"/>
                                </a:lnTo>
                                <a:lnTo>
                                  <a:pt x="3662" y="6314"/>
                                </a:lnTo>
                                <a:lnTo>
                                  <a:pt x="3562" y="6314"/>
                                </a:lnTo>
                                <a:lnTo>
                                  <a:pt x="3562" y="7325"/>
                                </a:lnTo>
                                <a:lnTo>
                                  <a:pt x="3560" y="7371"/>
                                </a:lnTo>
                                <a:lnTo>
                                  <a:pt x="3557" y="7446"/>
                                </a:lnTo>
                                <a:lnTo>
                                  <a:pt x="3552" y="7516"/>
                                </a:lnTo>
                                <a:lnTo>
                                  <a:pt x="3545" y="7582"/>
                                </a:lnTo>
                                <a:lnTo>
                                  <a:pt x="3526" y="7685"/>
                                </a:lnTo>
                                <a:lnTo>
                                  <a:pt x="3500" y="7770"/>
                                </a:lnTo>
                                <a:lnTo>
                                  <a:pt x="3465" y="7838"/>
                                </a:lnTo>
                                <a:lnTo>
                                  <a:pt x="3422" y="7889"/>
                                </a:lnTo>
                                <a:lnTo>
                                  <a:pt x="3387" y="7913"/>
                                </a:lnTo>
                                <a:lnTo>
                                  <a:pt x="3345" y="7931"/>
                                </a:lnTo>
                                <a:lnTo>
                                  <a:pt x="3295" y="7942"/>
                                </a:lnTo>
                                <a:lnTo>
                                  <a:pt x="3235" y="7946"/>
                                </a:lnTo>
                                <a:lnTo>
                                  <a:pt x="2858" y="7946"/>
                                </a:lnTo>
                                <a:lnTo>
                                  <a:pt x="2854" y="7946"/>
                                </a:lnTo>
                                <a:lnTo>
                                  <a:pt x="2477" y="7946"/>
                                </a:lnTo>
                                <a:lnTo>
                                  <a:pt x="2417" y="7942"/>
                                </a:lnTo>
                                <a:lnTo>
                                  <a:pt x="2367" y="7931"/>
                                </a:lnTo>
                                <a:lnTo>
                                  <a:pt x="2325" y="7913"/>
                                </a:lnTo>
                                <a:lnTo>
                                  <a:pt x="2290" y="7889"/>
                                </a:lnTo>
                                <a:lnTo>
                                  <a:pt x="2259" y="7858"/>
                                </a:lnTo>
                                <a:lnTo>
                                  <a:pt x="2234" y="7819"/>
                                </a:lnTo>
                                <a:lnTo>
                                  <a:pt x="2212" y="7771"/>
                                </a:lnTo>
                                <a:lnTo>
                                  <a:pt x="2194" y="7716"/>
                                </a:lnTo>
                                <a:lnTo>
                                  <a:pt x="2180" y="7660"/>
                                </a:lnTo>
                                <a:lnTo>
                                  <a:pt x="2169" y="7599"/>
                                </a:lnTo>
                                <a:lnTo>
                                  <a:pt x="2161" y="7532"/>
                                </a:lnTo>
                                <a:lnTo>
                                  <a:pt x="2155" y="7459"/>
                                </a:lnTo>
                                <a:lnTo>
                                  <a:pt x="2151" y="7382"/>
                                </a:lnTo>
                                <a:lnTo>
                                  <a:pt x="2149" y="7302"/>
                                </a:lnTo>
                                <a:lnTo>
                                  <a:pt x="2149" y="7291"/>
                                </a:lnTo>
                                <a:lnTo>
                                  <a:pt x="2148" y="7250"/>
                                </a:lnTo>
                                <a:lnTo>
                                  <a:pt x="2148" y="7033"/>
                                </a:lnTo>
                                <a:lnTo>
                                  <a:pt x="2148" y="7032"/>
                                </a:lnTo>
                                <a:lnTo>
                                  <a:pt x="2148" y="7030"/>
                                </a:lnTo>
                                <a:lnTo>
                                  <a:pt x="2148" y="4481"/>
                                </a:lnTo>
                                <a:lnTo>
                                  <a:pt x="2047" y="4481"/>
                                </a:lnTo>
                                <a:lnTo>
                                  <a:pt x="2047" y="7326"/>
                                </a:lnTo>
                                <a:lnTo>
                                  <a:pt x="2046" y="7371"/>
                                </a:lnTo>
                                <a:lnTo>
                                  <a:pt x="2043" y="7446"/>
                                </a:lnTo>
                                <a:lnTo>
                                  <a:pt x="2038" y="7516"/>
                                </a:lnTo>
                                <a:lnTo>
                                  <a:pt x="2030" y="7582"/>
                                </a:lnTo>
                                <a:lnTo>
                                  <a:pt x="2012" y="7685"/>
                                </a:lnTo>
                                <a:lnTo>
                                  <a:pt x="1985" y="7770"/>
                                </a:lnTo>
                                <a:lnTo>
                                  <a:pt x="1950" y="7838"/>
                                </a:lnTo>
                                <a:lnTo>
                                  <a:pt x="1906" y="7889"/>
                                </a:lnTo>
                                <a:lnTo>
                                  <a:pt x="1870" y="7913"/>
                                </a:lnTo>
                                <a:lnTo>
                                  <a:pt x="1828" y="7931"/>
                                </a:lnTo>
                                <a:lnTo>
                                  <a:pt x="1778" y="7942"/>
                                </a:lnTo>
                                <a:lnTo>
                                  <a:pt x="1718" y="7946"/>
                                </a:lnTo>
                                <a:lnTo>
                                  <a:pt x="1337" y="7946"/>
                                </a:lnTo>
                                <a:lnTo>
                                  <a:pt x="1186" y="7946"/>
                                </a:lnTo>
                                <a:lnTo>
                                  <a:pt x="1086" y="7940"/>
                                </a:lnTo>
                                <a:lnTo>
                                  <a:pt x="1001" y="7921"/>
                                </a:lnTo>
                                <a:lnTo>
                                  <a:pt x="928" y="7890"/>
                                </a:lnTo>
                                <a:lnTo>
                                  <a:pt x="866" y="7848"/>
                                </a:lnTo>
                                <a:lnTo>
                                  <a:pt x="815" y="7793"/>
                                </a:lnTo>
                                <a:lnTo>
                                  <a:pt x="770" y="7726"/>
                                </a:lnTo>
                                <a:lnTo>
                                  <a:pt x="733" y="7647"/>
                                </a:lnTo>
                                <a:lnTo>
                                  <a:pt x="703" y="7555"/>
                                </a:lnTo>
                                <a:lnTo>
                                  <a:pt x="688" y="7498"/>
                                </a:lnTo>
                                <a:lnTo>
                                  <a:pt x="676" y="7437"/>
                                </a:lnTo>
                                <a:lnTo>
                                  <a:pt x="665" y="7372"/>
                                </a:lnTo>
                                <a:lnTo>
                                  <a:pt x="656" y="7304"/>
                                </a:lnTo>
                                <a:lnTo>
                                  <a:pt x="649" y="7232"/>
                                </a:lnTo>
                                <a:lnTo>
                                  <a:pt x="643" y="7157"/>
                                </a:lnTo>
                                <a:lnTo>
                                  <a:pt x="638" y="7079"/>
                                </a:lnTo>
                                <a:lnTo>
                                  <a:pt x="635" y="6998"/>
                                </a:lnTo>
                                <a:lnTo>
                                  <a:pt x="632" y="6913"/>
                                </a:lnTo>
                                <a:lnTo>
                                  <a:pt x="631" y="6862"/>
                                </a:lnTo>
                                <a:lnTo>
                                  <a:pt x="631" y="0"/>
                                </a:lnTo>
                                <a:lnTo>
                                  <a:pt x="530" y="0"/>
                                </a:lnTo>
                                <a:lnTo>
                                  <a:pt x="530" y="6451"/>
                                </a:lnTo>
                                <a:lnTo>
                                  <a:pt x="530" y="6636"/>
                                </a:lnTo>
                                <a:lnTo>
                                  <a:pt x="530" y="6724"/>
                                </a:lnTo>
                                <a:lnTo>
                                  <a:pt x="529" y="6810"/>
                                </a:lnTo>
                                <a:lnTo>
                                  <a:pt x="527" y="6894"/>
                                </a:lnTo>
                                <a:lnTo>
                                  <a:pt x="525" y="6975"/>
                                </a:lnTo>
                                <a:lnTo>
                                  <a:pt x="522" y="7054"/>
                                </a:lnTo>
                                <a:lnTo>
                                  <a:pt x="518" y="7129"/>
                                </a:lnTo>
                                <a:lnTo>
                                  <a:pt x="513" y="7202"/>
                                </a:lnTo>
                                <a:lnTo>
                                  <a:pt x="507" y="7272"/>
                                </a:lnTo>
                                <a:lnTo>
                                  <a:pt x="499" y="7339"/>
                                </a:lnTo>
                                <a:lnTo>
                                  <a:pt x="484" y="7438"/>
                                </a:lnTo>
                                <a:lnTo>
                                  <a:pt x="464" y="7528"/>
                                </a:lnTo>
                                <a:lnTo>
                                  <a:pt x="440" y="7610"/>
                                </a:lnTo>
                                <a:lnTo>
                                  <a:pt x="412" y="7683"/>
                                </a:lnTo>
                                <a:lnTo>
                                  <a:pt x="378" y="7747"/>
                                </a:lnTo>
                                <a:lnTo>
                                  <a:pt x="338" y="7802"/>
                                </a:lnTo>
                                <a:lnTo>
                                  <a:pt x="293" y="7848"/>
                                </a:lnTo>
                                <a:lnTo>
                                  <a:pt x="232" y="7890"/>
                                </a:lnTo>
                                <a:lnTo>
                                  <a:pt x="159" y="7921"/>
                                </a:lnTo>
                                <a:lnTo>
                                  <a:pt x="74" y="7940"/>
                                </a:lnTo>
                                <a:lnTo>
                                  <a:pt x="0" y="7945"/>
                                </a:lnTo>
                                <a:lnTo>
                                  <a:pt x="0" y="8043"/>
                                </a:lnTo>
                                <a:lnTo>
                                  <a:pt x="66" y="8040"/>
                                </a:lnTo>
                                <a:lnTo>
                                  <a:pt x="150" y="8025"/>
                                </a:lnTo>
                                <a:lnTo>
                                  <a:pt x="227" y="8001"/>
                                </a:lnTo>
                                <a:lnTo>
                                  <a:pt x="295" y="7966"/>
                                </a:lnTo>
                                <a:lnTo>
                                  <a:pt x="355" y="7922"/>
                                </a:lnTo>
                                <a:lnTo>
                                  <a:pt x="409" y="7869"/>
                                </a:lnTo>
                                <a:lnTo>
                                  <a:pt x="454" y="7808"/>
                                </a:lnTo>
                                <a:lnTo>
                                  <a:pt x="493" y="7739"/>
                                </a:lnTo>
                                <a:lnTo>
                                  <a:pt x="525" y="7664"/>
                                </a:lnTo>
                                <a:lnTo>
                                  <a:pt x="552" y="7582"/>
                                </a:lnTo>
                                <a:lnTo>
                                  <a:pt x="567" y="7520"/>
                                </a:lnTo>
                                <a:lnTo>
                                  <a:pt x="580" y="7456"/>
                                </a:lnTo>
                                <a:lnTo>
                                  <a:pt x="594" y="7528"/>
                                </a:lnTo>
                                <a:lnTo>
                                  <a:pt x="616" y="7609"/>
                                </a:lnTo>
                                <a:lnTo>
                                  <a:pt x="642" y="7684"/>
                                </a:lnTo>
                                <a:lnTo>
                                  <a:pt x="673" y="7753"/>
                                </a:lnTo>
                                <a:lnTo>
                                  <a:pt x="710" y="7816"/>
                                </a:lnTo>
                                <a:lnTo>
                                  <a:pt x="754" y="7872"/>
                                </a:lnTo>
                                <a:lnTo>
                                  <a:pt x="804" y="7922"/>
                                </a:lnTo>
                                <a:lnTo>
                                  <a:pt x="864" y="7966"/>
                                </a:lnTo>
                                <a:lnTo>
                                  <a:pt x="933" y="8001"/>
                                </a:lnTo>
                                <a:lnTo>
                                  <a:pt x="1010" y="8025"/>
                                </a:lnTo>
                                <a:lnTo>
                                  <a:pt x="1094" y="8040"/>
                                </a:lnTo>
                                <a:lnTo>
                                  <a:pt x="1186" y="8045"/>
                                </a:lnTo>
                                <a:lnTo>
                                  <a:pt x="1337" y="8045"/>
                                </a:lnTo>
                                <a:lnTo>
                                  <a:pt x="1718" y="8045"/>
                                </a:lnTo>
                                <a:lnTo>
                                  <a:pt x="1795" y="8045"/>
                                </a:lnTo>
                                <a:lnTo>
                                  <a:pt x="1795" y="8039"/>
                                </a:lnTo>
                                <a:lnTo>
                                  <a:pt x="1859" y="8025"/>
                                </a:lnTo>
                                <a:lnTo>
                                  <a:pt x="1918" y="7999"/>
                                </a:lnTo>
                                <a:lnTo>
                                  <a:pt x="1970" y="7963"/>
                                </a:lnTo>
                                <a:lnTo>
                                  <a:pt x="2013" y="7918"/>
                                </a:lnTo>
                                <a:lnTo>
                                  <a:pt x="2048" y="7866"/>
                                </a:lnTo>
                                <a:lnTo>
                                  <a:pt x="2076" y="7808"/>
                                </a:lnTo>
                                <a:lnTo>
                                  <a:pt x="2098" y="7742"/>
                                </a:lnTo>
                                <a:lnTo>
                                  <a:pt x="2098" y="7739"/>
                                </a:lnTo>
                                <a:lnTo>
                                  <a:pt x="2106" y="7769"/>
                                </a:lnTo>
                                <a:lnTo>
                                  <a:pt x="2136" y="7844"/>
                                </a:lnTo>
                                <a:lnTo>
                                  <a:pt x="2175" y="7909"/>
                                </a:lnTo>
                                <a:lnTo>
                                  <a:pt x="2225" y="7963"/>
                                </a:lnTo>
                                <a:lnTo>
                                  <a:pt x="2277" y="7999"/>
                                </a:lnTo>
                                <a:lnTo>
                                  <a:pt x="2336" y="8025"/>
                                </a:lnTo>
                                <a:lnTo>
                                  <a:pt x="2403" y="8040"/>
                                </a:lnTo>
                                <a:lnTo>
                                  <a:pt x="2477" y="8045"/>
                                </a:lnTo>
                                <a:lnTo>
                                  <a:pt x="2854" y="8045"/>
                                </a:lnTo>
                                <a:lnTo>
                                  <a:pt x="2858" y="8045"/>
                                </a:lnTo>
                                <a:lnTo>
                                  <a:pt x="3235" y="8045"/>
                                </a:lnTo>
                                <a:lnTo>
                                  <a:pt x="3308" y="8040"/>
                                </a:lnTo>
                                <a:lnTo>
                                  <a:pt x="3374" y="8025"/>
                                </a:lnTo>
                                <a:lnTo>
                                  <a:pt x="3434" y="7999"/>
                                </a:lnTo>
                                <a:lnTo>
                                  <a:pt x="3485" y="7963"/>
                                </a:lnTo>
                                <a:lnTo>
                                  <a:pt x="3528" y="7918"/>
                                </a:lnTo>
                                <a:lnTo>
                                  <a:pt x="3563" y="7866"/>
                                </a:lnTo>
                                <a:lnTo>
                                  <a:pt x="3591" y="7808"/>
                                </a:lnTo>
                                <a:lnTo>
                                  <a:pt x="3612" y="7742"/>
                                </a:lnTo>
                                <a:lnTo>
                                  <a:pt x="3613" y="7739"/>
                                </a:lnTo>
                                <a:lnTo>
                                  <a:pt x="3621" y="7769"/>
                                </a:lnTo>
                                <a:lnTo>
                                  <a:pt x="3651" y="7844"/>
                                </a:lnTo>
                                <a:lnTo>
                                  <a:pt x="3690" y="7909"/>
                                </a:lnTo>
                                <a:lnTo>
                                  <a:pt x="3742" y="7963"/>
                                </a:lnTo>
                                <a:lnTo>
                                  <a:pt x="3792" y="7999"/>
                                </a:lnTo>
                                <a:lnTo>
                                  <a:pt x="3851" y="8025"/>
                                </a:lnTo>
                                <a:lnTo>
                                  <a:pt x="3917" y="8040"/>
                                </a:lnTo>
                                <a:lnTo>
                                  <a:pt x="3991" y="8045"/>
                                </a:lnTo>
                                <a:lnTo>
                                  <a:pt x="4370" y="8045"/>
                                </a:lnTo>
                                <a:lnTo>
                                  <a:pt x="4373" y="8045"/>
                                </a:lnTo>
                                <a:lnTo>
                                  <a:pt x="4752" y="8045"/>
                                </a:lnTo>
                                <a:lnTo>
                                  <a:pt x="4826" y="8040"/>
                                </a:lnTo>
                                <a:lnTo>
                                  <a:pt x="4892" y="8025"/>
                                </a:lnTo>
                                <a:lnTo>
                                  <a:pt x="4952" y="7999"/>
                                </a:lnTo>
                                <a:lnTo>
                                  <a:pt x="5004" y="7963"/>
                                </a:lnTo>
                                <a:lnTo>
                                  <a:pt x="5046" y="7918"/>
                                </a:lnTo>
                                <a:lnTo>
                                  <a:pt x="5081" y="7866"/>
                                </a:lnTo>
                                <a:lnTo>
                                  <a:pt x="5109" y="7808"/>
                                </a:lnTo>
                                <a:lnTo>
                                  <a:pt x="5131" y="7742"/>
                                </a:lnTo>
                                <a:lnTo>
                                  <a:pt x="5132" y="7741"/>
                                </a:lnTo>
                                <a:lnTo>
                                  <a:pt x="5139" y="7769"/>
                                </a:lnTo>
                                <a:lnTo>
                                  <a:pt x="5168" y="7844"/>
                                </a:lnTo>
                                <a:lnTo>
                                  <a:pt x="5207" y="7909"/>
                                </a:lnTo>
                                <a:lnTo>
                                  <a:pt x="5258" y="7963"/>
                                </a:lnTo>
                                <a:lnTo>
                                  <a:pt x="5310" y="7999"/>
                                </a:lnTo>
                                <a:lnTo>
                                  <a:pt x="5369" y="8025"/>
                                </a:lnTo>
                                <a:lnTo>
                                  <a:pt x="5436" y="8040"/>
                                </a:lnTo>
                                <a:lnTo>
                                  <a:pt x="5510" y="8045"/>
                                </a:lnTo>
                                <a:lnTo>
                                  <a:pt x="5878" y="8045"/>
                                </a:lnTo>
                                <a:lnTo>
                                  <a:pt x="5890" y="8045"/>
                                </a:lnTo>
                                <a:lnTo>
                                  <a:pt x="6182" y="8045"/>
                                </a:lnTo>
                                <a:lnTo>
                                  <a:pt x="6243" y="8041"/>
                                </a:lnTo>
                                <a:lnTo>
                                  <a:pt x="6297" y="8028"/>
                                </a:lnTo>
                                <a:lnTo>
                                  <a:pt x="6346" y="8007"/>
                                </a:lnTo>
                                <a:lnTo>
                                  <a:pt x="6389" y="7978"/>
                                </a:lnTo>
                                <a:lnTo>
                                  <a:pt x="6425" y="7940"/>
                                </a:lnTo>
                                <a:lnTo>
                                  <a:pt x="6453" y="7897"/>
                                </a:lnTo>
                                <a:lnTo>
                                  <a:pt x="6476" y="7849"/>
                                </a:lnTo>
                                <a:lnTo>
                                  <a:pt x="6485" y="7823"/>
                                </a:lnTo>
                                <a:lnTo>
                                  <a:pt x="6493" y="7848"/>
                                </a:lnTo>
                                <a:lnTo>
                                  <a:pt x="6529" y="7919"/>
                                </a:lnTo>
                                <a:lnTo>
                                  <a:pt x="6581" y="7978"/>
                                </a:lnTo>
                                <a:lnTo>
                                  <a:pt x="6624" y="8007"/>
                                </a:lnTo>
                                <a:lnTo>
                                  <a:pt x="6672" y="8028"/>
                                </a:lnTo>
                                <a:lnTo>
                                  <a:pt x="6727" y="8041"/>
                                </a:lnTo>
                                <a:lnTo>
                                  <a:pt x="6787" y="8045"/>
                                </a:lnTo>
                                <a:lnTo>
                                  <a:pt x="7080" y="8045"/>
                                </a:lnTo>
                                <a:lnTo>
                                  <a:pt x="7092" y="8045"/>
                                </a:lnTo>
                                <a:lnTo>
                                  <a:pt x="7385" y="8045"/>
                                </a:lnTo>
                                <a:lnTo>
                                  <a:pt x="7445" y="8041"/>
                                </a:lnTo>
                                <a:lnTo>
                                  <a:pt x="7501" y="8028"/>
                                </a:lnTo>
                                <a:lnTo>
                                  <a:pt x="7551" y="8007"/>
                                </a:lnTo>
                                <a:lnTo>
                                  <a:pt x="7594" y="7978"/>
                                </a:lnTo>
                                <a:lnTo>
                                  <a:pt x="7629" y="7940"/>
                                </a:lnTo>
                                <a:lnTo>
                                  <a:pt x="7658" y="7897"/>
                                </a:lnTo>
                                <a:lnTo>
                                  <a:pt x="7681" y="7849"/>
                                </a:lnTo>
                                <a:lnTo>
                                  <a:pt x="7690" y="7823"/>
                                </a:lnTo>
                                <a:lnTo>
                                  <a:pt x="7697" y="7848"/>
                                </a:lnTo>
                                <a:lnTo>
                                  <a:pt x="7734" y="7919"/>
                                </a:lnTo>
                                <a:lnTo>
                                  <a:pt x="7786" y="7978"/>
                                </a:lnTo>
                                <a:lnTo>
                                  <a:pt x="7827" y="8007"/>
                                </a:lnTo>
                                <a:lnTo>
                                  <a:pt x="7876" y="8028"/>
                                </a:lnTo>
                                <a:lnTo>
                                  <a:pt x="7931" y="8041"/>
                                </a:lnTo>
                                <a:lnTo>
                                  <a:pt x="7992" y="8045"/>
                                </a:lnTo>
                                <a:lnTo>
                                  <a:pt x="8297" y="8045"/>
                                </a:lnTo>
                                <a:lnTo>
                                  <a:pt x="8297" y="7946"/>
                                </a:lnTo>
                                <a:close/>
                                <a:moveTo>
                                  <a:pt x="10318" y="7946"/>
                                </a:moveTo>
                                <a:lnTo>
                                  <a:pt x="10178" y="7946"/>
                                </a:lnTo>
                                <a:lnTo>
                                  <a:pt x="10146" y="7944"/>
                                </a:lnTo>
                                <a:lnTo>
                                  <a:pt x="10119" y="7938"/>
                                </a:lnTo>
                                <a:lnTo>
                                  <a:pt x="10097" y="7929"/>
                                </a:lnTo>
                                <a:lnTo>
                                  <a:pt x="10078" y="7918"/>
                                </a:lnTo>
                                <a:lnTo>
                                  <a:pt x="10062" y="7901"/>
                                </a:lnTo>
                                <a:lnTo>
                                  <a:pt x="10049" y="7880"/>
                                </a:lnTo>
                                <a:lnTo>
                                  <a:pt x="10037" y="7853"/>
                                </a:lnTo>
                                <a:lnTo>
                                  <a:pt x="10027" y="7822"/>
                                </a:lnTo>
                                <a:lnTo>
                                  <a:pt x="10014" y="7762"/>
                                </a:lnTo>
                                <a:lnTo>
                                  <a:pt x="10007" y="7690"/>
                                </a:lnTo>
                                <a:lnTo>
                                  <a:pt x="10002" y="7608"/>
                                </a:lnTo>
                                <a:lnTo>
                                  <a:pt x="10001" y="7516"/>
                                </a:lnTo>
                                <a:lnTo>
                                  <a:pt x="10001" y="7416"/>
                                </a:lnTo>
                                <a:lnTo>
                                  <a:pt x="9902" y="7416"/>
                                </a:lnTo>
                                <a:lnTo>
                                  <a:pt x="9902" y="7510"/>
                                </a:lnTo>
                                <a:lnTo>
                                  <a:pt x="9901" y="7597"/>
                                </a:lnTo>
                                <a:lnTo>
                                  <a:pt x="9897" y="7675"/>
                                </a:lnTo>
                                <a:lnTo>
                                  <a:pt x="9890" y="7745"/>
                                </a:lnTo>
                                <a:lnTo>
                                  <a:pt x="9880" y="7805"/>
                                </a:lnTo>
                                <a:lnTo>
                                  <a:pt x="9865" y="7854"/>
                                </a:lnTo>
                                <a:lnTo>
                                  <a:pt x="9846" y="7891"/>
                                </a:lnTo>
                                <a:lnTo>
                                  <a:pt x="9823" y="7918"/>
                                </a:lnTo>
                                <a:lnTo>
                                  <a:pt x="9805" y="7929"/>
                                </a:lnTo>
                                <a:lnTo>
                                  <a:pt x="9784" y="7938"/>
                                </a:lnTo>
                                <a:lnTo>
                                  <a:pt x="9757" y="7944"/>
                                </a:lnTo>
                                <a:lnTo>
                                  <a:pt x="9725" y="7946"/>
                                </a:lnTo>
                                <a:lnTo>
                                  <a:pt x="9514" y="7946"/>
                                </a:lnTo>
                                <a:lnTo>
                                  <a:pt x="9494" y="7946"/>
                                </a:lnTo>
                                <a:lnTo>
                                  <a:pt x="9209" y="7946"/>
                                </a:lnTo>
                                <a:lnTo>
                                  <a:pt x="9163" y="7943"/>
                                </a:lnTo>
                                <a:lnTo>
                                  <a:pt x="9125" y="7935"/>
                                </a:lnTo>
                                <a:lnTo>
                                  <a:pt x="9093" y="7921"/>
                                </a:lnTo>
                                <a:lnTo>
                                  <a:pt x="9067" y="7903"/>
                                </a:lnTo>
                                <a:lnTo>
                                  <a:pt x="9044" y="7879"/>
                                </a:lnTo>
                                <a:lnTo>
                                  <a:pt x="9023" y="7849"/>
                                </a:lnTo>
                                <a:lnTo>
                                  <a:pt x="9006" y="7812"/>
                                </a:lnTo>
                                <a:lnTo>
                                  <a:pt x="8990" y="7769"/>
                                </a:lnTo>
                                <a:lnTo>
                                  <a:pt x="8978" y="7712"/>
                                </a:lnTo>
                                <a:lnTo>
                                  <a:pt x="8969" y="7648"/>
                                </a:lnTo>
                                <a:lnTo>
                                  <a:pt x="8962" y="7576"/>
                                </a:lnTo>
                                <a:lnTo>
                                  <a:pt x="8958" y="7497"/>
                                </a:lnTo>
                                <a:lnTo>
                                  <a:pt x="8956" y="7412"/>
                                </a:lnTo>
                                <a:lnTo>
                                  <a:pt x="8955" y="7321"/>
                                </a:lnTo>
                                <a:lnTo>
                                  <a:pt x="8954" y="7224"/>
                                </a:lnTo>
                                <a:lnTo>
                                  <a:pt x="8859" y="7224"/>
                                </a:lnTo>
                                <a:lnTo>
                                  <a:pt x="8859" y="7389"/>
                                </a:lnTo>
                                <a:lnTo>
                                  <a:pt x="8859" y="7390"/>
                                </a:lnTo>
                                <a:lnTo>
                                  <a:pt x="8859" y="7321"/>
                                </a:lnTo>
                                <a:lnTo>
                                  <a:pt x="8859" y="7389"/>
                                </a:lnTo>
                                <a:lnTo>
                                  <a:pt x="8859" y="7224"/>
                                </a:lnTo>
                                <a:lnTo>
                                  <a:pt x="8858" y="7224"/>
                                </a:lnTo>
                                <a:lnTo>
                                  <a:pt x="8858" y="7321"/>
                                </a:lnTo>
                                <a:lnTo>
                                  <a:pt x="8858" y="7389"/>
                                </a:lnTo>
                                <a:lnTo>
                                  <a:pt x="8856" y="7465"/>
                                </a:lnTo>
                                <a:lnTo>
                                  <a:pt x="8853" y="7537"/>
                                </a:lnTo>
                                <a:lnTo>
                                  <a:pt x="8849" y="7603"/>
                                </a:lnTo>
                                <a:lnTo>
                                  <a:pt x="8842" y="7663"/>
                                </a:lnTo>
                                <a:lnTo>
                                  <a:pt x="8828" y="7746"/>
                                </a:lnTo>
                                <a:lnTo>
                                  <a:pt x="8807" y="7813"/>
                                </a:lnTo>
                                <a:lnTo>
                                  <a:pt x="8781" y="7865"/>
                                </a:lnTo>
                                <a:lnTo>
                                  <a:pt x="8748" y="7903"/>
                                </a:lnTo>
                                <a:lnTo>
                                  <a:pt x="8721" y="7921"/>
                                </a:lnTo>
                                <a:lnTo>
                                  <a:pt x="8689" y="7935"/>
                                </a:lnTo>
                                <a:lnTo>
                                  <a:pt x="8650" y="7943"/>
                                </a:lnTo>
                                <a:lnTo>
                                  <a:pt x="8604" y="7946"/>
                                </a:lnTo>
                                <a:lnTo>
                                  <a:pt x="8299" y="7946"/>
                                </a:lnTo>
                                <a:lnTo>
                                  <a:pt x="8299" y="8045"/>
                                </a:lnTo>
                                <a:lnTo>
                                  <a:pt x="8604" y="8045"/>
                                </a:lnTo>
                                <a:lnTo>
                                  <a:pt x="8664" y="8041"/>
                                </a:lnTo>
                                <a:lnTo>
                                  <a:pt x="8719" y="8028"/>
                                </a:lnTo>
                                <a:lnTo>
                                  <a:pt x="8768" y="8007"/>
                                </a:lnTo>
                                <a:lnTo>
                                  <a:pt x="8810" y="7978"/>
                                </a:lnTo>
                                <a:lnTo>
                                  <a:pt x="8846" y="7940"/>
                                </a:lnTo>
                                <a:lnTo>
                                  <a:pt x="8875" y="7897"/>
                                </a:lnTo>
                                <a:lnTo>
                                  <a:pt x="8898" y="7849"/>
                                </a:lnTo>
                                <a:lnTo>
                                  <a:pt x="8906" y="7823"/>
                                </a:lnTo>
                                <a:lnTo>
                                  <a:pt x="8914" y="7848"/>
                                </a:lnTo>
                                <a:lnTo>
                                  <a:pt x="8951" y="7919"/>
                                </a:lnTo>
                                <a:lnTo>
                                  <a:pt x="9002" y="7978"/>
                                </a:lnTo>
                                <a:lnTo>
                                  <a:pt x="9045" y="8007"/>
                                </a:lnTo>
                                <a:lnTo>
                                  <a:pt x="9094" y="8028"/>
                                </a:lnTo>
                                <a:lnTo>
                                  <a:pt x="9149" y="8041"/>
                                </a:lnTo>
                                <a:lnTo>
                                  <a:pt x="9209" y="8045"/>
                                </a:lnTo>
                                <a:lnTo>
                                  <a:pt x="9494" y="8045"/>
                                </a:lnTo>
                                <a:lnTo>
                                  <a:pt x="9514" y="8045"/>
                                </a:lnTo>
                                <a:lnTo>
                                  <a:pt x="9725" y="8045"/>
                                </a:lnTo>
                                <a:lnTo>
                                  <a:pt x="9772" y="8042"/>
                                </a:lnTo>
                                <a:lnTo>
                                  <a:pt x="9815" y="8032"/>
                                </a:lnTo>
                                <a:lnTo>
                                  <a:pt x="9853" y="8015"/>
                                </a:lnTo>
                                <a:lnTo>
                                  <a:pt x="9888" y="7992"/>
                                </a:lnTo>
                                <a:lnTo>
                                  <a:pt x="9916" y="7962"/>
                                </a:lnTo>
                                <a:lnTo>
                                  <a:pt x="9939" y="7928"/>
                                </a:lnTo>
                                <a:lnTo>
                                  <a:pt x="9951" y="7901"/>
                                </a:lnTo>
                                <a:lnTo>
                                  <a:pt x="9975" y="7946"/>
                                </a:lnTo>
                                <a:lnTo>
                                  <a:pt x="10015" y="7992"/>
                                </a:lnTo>
                                <a:lnTo>
                                  <a:pt x="10049" y="8015"/>
                                </a:lnTo>
                                <a:lnTo>
                                  <a:pt x="10088" y="8032"/>
                                </a:lnTo>
                                <a:lnTo>
                                  <a:pt x="10131" y="8042"/>
                                </a:lnTo>
                                <a:lnTo>
                                  <a:pt x="10178" y="8045"/>
                                </a:lnTo>
                                <a:lnTo>
                                  <a:pt x="10318" y="8045"/>
                                </a:lnTo>
                                <a:lnTo>
                                  <a:pt x="10318" y="794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47697627" name="docshape3"/>
                          <pic:cNvPicPr>
                            <a:picLocks/>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528" y="1082"/>
                            <a:ext cx="101" cy="6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6455985" name="docshape4"/>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047" y="5564"/>
                            <a:ext cx="101" cy="24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02145879" name="docshape5"/>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3562" y="7404"/>
                            <a:ext cx="100" cy="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12348932" name="docshape6"/>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8832" y="8128"/>
                            <a:ext cx="149" cy="6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29349751" name="docshape7"/>
                          <pic:cNvPicPr>
                            <a:picLocks/>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6436" y="7924"/>
                            <a:ext cx="99"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25809673" name="docshape8"/>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9891" y="8200"/>
                            <a:ext cx="121" cy="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75010229" name="docshape9"/>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7639" y="8024"/>
                            <a:ext cx="99" cy="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22781332" name="docshape10"/>
                          <pic:cNvPicPr>
                            <a:picLocks/>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5079" y="7764"/>
                            <a:ext cx="100" cy="2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39824622" name="docshape11"/>
                          <pic:cNvPicPr>
                            <a:picLocks/>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524" y="7262"/>
                            <a:ext cx="112" cy="7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28707487" name="docshape12"/>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004" y="8035"/>
                            <a:ext cx="192" cy="7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69886308" name="docshape13"/>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3518" y="8035"/>
                            <a:ext cx="192" cy="7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81106200" name="docshape14"/>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5032" y="8035"/>
                            <a:ext cx="197" cy="7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51375348" name="docshape15"/>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391" y="8035"/>
                            <a:ext cx="382" cy="7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85489755" name="docshape16"/>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6411" y="8035"/>
                            <a:ext cx="150" cy="7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01383275" name="docshape17"/>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7614" y="8035"/>
                            <a:ext cx="150" cy="7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87356278" name="docshape18"/>
                          <pic:cNvPicPr>
                            <a:picLocks/>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8808"/>
                            <a:ext cx="508"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93032322" name="docshape19"/>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662" y="8808"/>
                            <a:ext cx="9656"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DF08492" id="docshapegroup1" o:spid="_x0000_s1026" style="position:absolute;margin-left:0;margin-top:54pt;width:515.9pt;height:402.25pt;z-index:-16016896;mso-position-horizontal-relative:page;mso-position-vertical-relative:page" coordorigin=",1080" coordsize="10318,804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">
                <v:shape id="docshape2" o:spid="_x0000_s1027" style="position:absolute;top:1080;width:10318;height:8045;visibility:visible;mso-wrap-style:square;v-text-anchor:top" coordsize="10318,80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" path="m8297,7946r-305,l7946,7943r-39,-8l7875,7921r-27,-18l7826,7879r-21,-30l7788,7812r-14,-43l7760,7712r-9,-64l7744,7576r-4,-79l7739,7418r1,l7740,6938r-101,l7639,7238r,83l7639,7389r-2,76l7635,7537r-4,66l7625,7663r-16,83l7589,7813r-27,52l7529,7903r-26,18l7471,7935r-39,8l7385,7946r-293,l7080,7946r-293,l6741,7943r-38,-8l6671,7921r-25,-18l6622,7879r-20,-30l6585,7812r-14,-43l6558,7712r-10,-64l6541,7576r-4,-79l6535,7418r,-194l6535,6828r-101,l6434,7418r2,l6435,7465r-3,72l6427,7603r-7,60l6406,7746r-20,67l6359,7865r-33,38l6299,7921r-32,14l6229,7943r-47,3l5890,7946r-12,l5510,7946r-60,-4l5400,7931r-42,-18l5323,7889r-30,-31l5266,7819r-23,-48l5225,7716r-13,-56l5202,7599r-8,-67l5188,7459r-4,-77l5182,7306r,-624l5081,6682r,348l5081,7125r-1,83l5079,7291r-2,80l5074,7446r-5,70l5062,7582r-19,103l5017,7770r-34,68l4939,7889r-35,24l4862,7931r-50,11l4752,7946r-379,l4370,7946r-379,l3932,7942r-51,-11l3839,7913r-35,-24l3774,7858r-26,-39l3726,7771r-18,-55l3694,7660r-10,-61l3676,7532r-6,-73l3666,7382r-2,-82l3663,7216r-1,-91l3662,7030r,-716l3562,6314r,1011l3560,7371r-3,75l3552,7516r-7,66l3526,7685r-26,85l3465,7838r-43,51l3387,7913r-42,18l3295,7942r-60,4l2858,7946r-4,l2477,7946r-60,-4l2367,7931r-42,-18l2290,7889r-31,-31l2234,7819r-22,-48l2194,7716r-14,-56l2169,7599r-8,-67l2155,7459r-4,-77l2149,7302r,-11l2148,7250r,-217l2148,7032r,-2l2148,4481r-101,l2047,7326r-1,45l2043,7446r-5,70l2030,7582r-18,103l1985,7770r-35,68l1906,7889r-36,24l1828,7931r-50,11l1718,7946r-381,l1186,7946r-100,-6l1001,7921r-73,-31l866,7848r-51,-55l770,7726r-37,-79l703,7555r-15,-57l676,7437r-11,-65l656,7304r-7,-72l643,7157r-5,-78l635,6998r-3,-85l631,6862,631,,530,r,6451l530,6636r,88l529,6810r-2,84l525,6975r-3,79l518,7129r-5,73l507,7272r-8,67l484,7438r-20,90l440,7610r-28,73l378,7747r-40,55l293,7848r-61,42l159,7921r-85,19l,7945r,98l66,8040r84,-15l227,8001r68,-35l355,7922r54,-53l454,7808r39,-69l525,7664r27,-82l567,7520r13,-64l594,7528r22,81l642,7684r31,69l710,7816r44,56l804,7922r60,44l933,8001r77,24l1094,8040r92,5l1337,8045r381,l1795,8045r,-6l1859,8025r59,-26l1970,7963r43,-45l2048,7866r28,-58l2098,7742r,-3l2106,7769r30,75l2175,7909r50,54l2277,7999r59,26l2403,8040r74,5l2854,8045r4,l3235,8045r73,-5l3374,8025r60,-26l3485,7963r43,-45l3563,7866r28,-58l3612,7742r1,-3l3621,7769r30,75l3690,7909r52,54l3792,7999r59,26l3917,8040r74,5l4370,8045r3,l4752,8045r74,-5l4892,8025r60,-26l5004,7963r42,-45l5081,7866r28,-58l5131,7742r1,-1l5139,7769r29,75l5207,7909r51,54l5310,7999r59,26l5436,8040r74,5l5878,8045r12,l6182,8045r61,-4l6297,8028r49,-21l6389,7978r36,-38l6453,7897r23,-48l6485,7823r8,25l6529,7919r52,59l6624,8007r48,21l6727,8041r60,4l7080,8045r12,l7385,8045r60,-4l7501,8028r50,-21l7594,7978r35,-38l7658,7897r23,-48l7690,7823r7,25l7734,7919r52,59l7827,8007r49,21l7931,8041r61,4l8297,8045r,-99xm10318,7946r-140,l10146,7944r-27,-6l10097,7929r-19,-11l10062,7901r-13,-21l10037,7853r-10,-31l10014,7762r-7,-72l10002,7608r-1,-92l10001,7416r-99,l9902,7510r-1,87l9897,7675r-7,70l9880,7805r-15,49l9846,7891r-23,27l9805,7929r-21,9l9757,7944r-32,2l9514,7946r-20,l9209,7946r-46,-3l9125,7935r-32,-14l9067,7903r-23,-24l9023,7849r-17,-37l8990,7769r-12,-57l8969,7648r-7,-72l8958,7497r-2,-85l8955,7321r-1,-97l8859,7224r,165l8859,7390r,-69l8859,7389r,-165l8858,7224r,97l8858,7389r-2,76l8853,7537r-4,66l8842,7663r-14,83l8807,7813r-26,52l8748,7903r-27,18l8689,7935r-39,8l8604,7946r-305,l8299,8045r305,l8664,8041r55,-13l8768,8007r42,-29l8846,7940r29,-43l8898,7849r8,-26l8914,7848r37,71l9002,7978r43,29l9094,8028r55,13l9209,8045r285,l9514,8045r211,l9772,8042r43,-10l9853,8015r35,-23l9916,7962r23,-34l9951,7901r24,45l10015,7992r34,23l10088,8032r43,10l10178,8045r140,l10318,7946xe" fillcolor="black" stroked="f">
                  <v:path arrowok="t" o:connecttype="custom" o:connectlocs="7826,8959;7740,8577;7639,8469;7562,8945;7080,9026;6602,8929;6535,8498;6435,8545;6326,8983;5510,9026;5243,8851;5182,8386;5079,8371;4983,8918;4370,9026;3748,8899;3666,8462;3562,8405;3465,8918;2854,9026;2234,8899;2151,8462;2148,8110;2038,8596;1828,9011;928,8970;676,8517;632,7993;529,7890;499,8419;293,8928;150,9105;525,8744;673,8833;1094,9120;1918,9079;2106,8849;2477,9125;3485,9043;3651,8924;4370,9125;5046,8998;5207,8989;5890,9125;6453,8977;6672,9108;7501,9108;7697,8928;8297,9125;10078,8998;10002,8688;9890,8825;9757,9024;9093,9001;8969,8728;8859,8469;8858,8469;8781,8945;8299,9125;8875,8977;9094,9108;9815,9112;10015,9072" o:connectangles="0,0,0,0,0,0,0,0,0,0,0,0,0,0,0,0,0,0,0,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3" o:spid="_x0000_s1028" type="#_x0000_t75" style="position:absolute;left:528;top:1082;width:101;height:618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">
                  <v:imagedata r:id="rId24" o:title=""/>
                  <v:path arrowok="t"/>
                  <o:lock v:ext="edit" aspectratio="f"/>
                </v:shape>
                <v:shape id="docshape4" o:spid="_x0000_s1029" type="#_x0000_t75" style="position:absolute;left:2047;top:5564;width:101;height:247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">
                  <v:imagedata r:id="rId25" o:title=""/>
                  <v:path arrowok="t"/>
                  <o:lock v:ext="edit" aspectratio="f"/>
                </v:shape>
                <v:shape id="docshape5" o:spid="_x0000_s1030" type="#_x0000_t75" style="position:absolute;left:3562;top:7404;width:100;height:63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">
                  <v:imagedata r:id="rId26" o:title=""/>
                  <v:path arrowok="t"/>
                  <o:lock v:ext="edit" aspectratio="f"/>
                </v:shape>
                <v:shape id="docshape6" o:spid="_x0000_s1031" type="#_x0000_t75" style="position:absolute;left:8832;top:8128;width:149;height:68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">
                  <v:imagedata r:id="rId27" o:title=""/>
                  <v:path arrowok="t"/>
                  <o:lock v:ext="edit" aspectratio="f"/>
                </v:shape>
                <v:shape id="docshape7" o:spid="_x0000_s1032" type="#_x0000_t75" style="position:absolute;left:6436;top:7924;width:99;height:11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">
                  <v:imagedata r:id="rId28" o:title=""/>
                  <v:path arrowok="t"/>
                  <o:lock v:ext="edit" aspectratio="f"/>
                </v:shape>
                <v:shape id="docshape8" o:spid="_x0000_s1033" type="#_x0000_t75" style="position:absolute;left:9891;top:8200;width:121;height:6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">
                  <v:imagedata r:id="rId29" o:title=""/>
                  <v:path arrowok="t"/>
                  <o:lock v:ext="edit" aspectratio="f"/>
                </v:shape>
                <v:shape id="docshape9" o:spid="_x0000_s1034" type="#_x0000_t75" style="position:absolute;left:7639;top:8024;width:99;height:1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">
                  <v:imagedata r:id="rId30" o:title=""/>
                  <v:path arrowok="t"/>
                  <o:lock v:ext="edit" aspectratio="f"/>
                </v:shape>
                <v:shape id="docshape10" o:spid="_x0000_s1035" type="#_x0000_t75" style="position:absolute;left:5079;top:7764;width:100;height:27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">
                  <v:imagedata r:id="rId31" o:title=""/>
                  <v:path arrowok="t"/>
                  <o:lock v:ext="edit" aspectratio="f"/>
                </v:shape>
                <v:shape id="docshape11" o:spid="_x0000_s1036" type="#_x0000_t75" style="position:absolute;left:524;top:7262;width:112;height:77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">
                  <v:imagedata r:id="rId32" o:title=""/>
                  <v:path arrowok="t"/>
                  <o:lock v:ext="edit" aspectratio="f"/>
                </v:shape>
                <v:shape id="docshape12" o:spid="_x0000_s1037" type="#_x0000_t75" style="position:absolute;left:2004;top:8035;width:192;height:77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">
                  <v:imagedata r:id="rId33" o:title=""/>
                  <v:path arrowok="t"/>
                  <o:lock v:ext="edit" aspectratio="f"/>
                </v:shape>
                <v:shape id="docshape13" o:spid="_x0000_s1038" type="#_x0000_t75" style="position:absolute;left:3518;top:8035;width:192;height:77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">
                  <v:imagedata r:id="rId34" o:title=""/>
                  <v:path arrowok="t"/>
                  <o:lock v:ext="edit" aspectratio="f"/>
                </v:shape>
                <v:shape id="docshape14" o:spid="_x0000_s1039" type="#_x0000_t75" style="position:absolute;left:5032;top:8035;width:197;height:77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">
                  <v:imagedata r:id="rId35" o:title=""/>
                  <v:path arrowok="t"/>
                  <o:lock v:ext="edit" aspectratio="f"/>
                </v:shape>
                <v:shape id="docshape15" o:spid="_x0000_s1040" type="#_x0000_t75" style="position:absolute;left:391;top:8035;width:382;height:77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">
                  <v:imagedata r:id="rId36" o:title=""/>
                  <v:path arrowok="t"/>
                  <o:lock v:ext="edit" aspectratio="f"/>
                </v:shape>
                <v:shape id="docshape16" o:spid="_x0000_s1041" type="#_x0000_t75" style="position:absolute;left:6411;top:8035;width:150;height:77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">
                  <v:imagedata r:id="rId37" o:title=""/>
                  <v:path arrowok="t"/>
                  <o:lock v:ext="edit" aspectratio="f"/>
                </v:shape>
                <v:shape id="docshape17" o:spid="_x0000_s1042" type="#_x0000_t75" style="position:absolute;left:7614;top:8035;width:150;height:77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">
                  <v:imagedata r:id="rId38" o:title=""/>
                  <v:path arrowok="t"/>
                  <o:lock v:ext="edit" aspectratio="f"/>
                </v:shape>
                <v:shape id="docshape18" o:spid="_x0000_s1043" type="#_x0000_t75" style="position:absolute;top:8808;width:508;height:31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">
                  <v:imagedata r:id="rId39" o:title=""/>
                  <v:path arrowok="t"/>
                  <o:lock v:ext="edit" aspectratio="f"/>
                </v:shape>
                <v:shape id="docshape19" o:spid="_x0000_s1044" type="#_x0000_t75" style="position:absolute;left:662;top:8808;width:9656;height:31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">
                  <v:imagedata r:id="rId40" o:title=""/>
                  <v:path arrowok="t"/>
                  <o:lock v:ext="edit" aspectratio="f"/>
                </v:shape>
                <w10:wrap anchorx="page" anchory="page"/>
              </v:group>
            </w:pict>
          </mc:Fallback>
        </mc:AlternateContent>
      </w:r>
    </w:p>
    <w:p w14:paraId="1129307F" w14:textId="77777777" w:rsidR="00D25E69" w:rsidRDefault="00D67176">
      <w:pPr>
        <w:pStyle w:val="BodyText"/>
        <w:ind w:left="5853"/>
        <w:rPr>
          <w:rFonts w:ascii="Times New Roman"/>
          <w:sz w:val="20"/>
        </w:rPr>
      </w:pPr>
      <w:r>
        <w:rPr>
          <w:rFonts w:ascii="Times New Roman"/>
          <w:noProof/>
          <w:sz w:val="20"/>
        </w:rPr>
        <mc:AlternateContent>
          <mc:Choice Requires="wpg">
            <w:drawing>
              <wp:inline distT="0" distB="0" distL="0" distR="0" wp14:anchorId="62C22D79" wp14:editId="4E577949">
                <wp:extent cx="1623060" cy="2692400"/>
                <wp:effectExtent l="0" t="0" r="2540" b="0"/>
                <wp:docPr id="1224299248" name="docshapegroup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23060" cy="2692400"/>
                          <a:chOff x="0" y="0"/>
                          <a:chExt cx="2556" cy="4240"/>
                        </a:xfrm>
                      </wpg:grpSpPr>
                      <wps:wsp>
                        <wps:cNvPr id="1102384608" name="docshape21"/>
                        <wps:cNvSpPr>
                          <a:spLocks/>
                        </wps:cNvSpPr>
                        <wps:spPr bwMode="auto">
                          <a:xfrm>
                            <a:off x="0" y="0"/>
                            <a:ext cx="2556" cy="4240"/>
                          </a:xfrm>
                          <a:custGeom>
                            <a:avLst/>
                            <a:gdLst>
                              <a:gd name="T0" fmla="*/ 774 w 2556"/>
                              <a:gd name="T1" fmla="*/ 4120 h 4240"/>
                              <a:gd name="T2" fmla="*/ 551 w 2556"/>
                              <a:gd name="T3" fmla="*/ 3960 h 4240"/>
                              <a:gd name="T4" fmla="*/ 352 w 2556"/>
                              <a:gd name="T5" fmla="*/ 3700 h 4240"/>
                              <a:gd name="T6" fmla="*/ 186 w 2556"/>
                              <a:gd name="T7" fmla="*/ 3380 h 4240"/>
                              <a:gd name="T8" fmla="*/ 67 w 2556"/>
                              <a:gd name="T9" fmla="*/ 2940 h 4240"/>
                              <a:gd name="T10" fmla="*/ 6 w 2556"/>
                              <a:gd name="T11" fmla="*/ 2400 h 4240"/>
                              <a:gd name="T12" fmla="*/ 13 w 2556"/>
                              <a:gd name="T13" fmla="*/ 1860 h 4240"/>
                              <a:gd name="T14" fmla="*/ 88 w 2556"/>
                              <a:gd name="T15" fmla="*/ 1420 h 4240"/>
                              <a:gd name="T16" fmla="*/ 223 w 2556"/>
                              <a:gd name="T17" fmla="*/ 1040 h 4240"/>
                              <a:gd name="T18" fmla="*/ 406 w 2556"/>
                              <a:gd name="T19" fmla="*/ 700 h 4240"/>
                              <a:gd name="T20" fmla="*/ 630 w 2556"/>
                              <a:gd name="T21" fmla="*/ 440 h 4240"/>
                              <a:gd name="T22" fmla="*/ 884 w 2556"/>
                              <a:gd name="T23" fmla="*/ 220 h 4240"/>
                              <a:gd name="T24" fmla="*/ 1389 w 2556"/>
                              <a:gd name="T25" fmla="*/ 20 h 4240"/>
                              <a:gd name="T26" fmla="*/ 2028 w 2556"/>
                              <a:gd name="T27" fmla="*/ 60 h 4240"/>
                              <a:gd name="T28" fmla="*/ 1462 w 2556"/>
                              <a:gd name="T29" fmla="*/ 160 h 4240"/>
                              <a:gd name="T30" fmla="*/ 1126 w 2556"/>
                              <a:gd name="T31" fmla="*/ 320 h 4240"/>
                              <a:gd name="T32" fmla="*/ 914 w 2556"/>
                              <a:gd name="T33" fmla="*/ 520 h 4240"/>
                              <a:gd name="T34" fmla="*/ 731 w 2556"/>
                              <a:gd name="T35" fmla="*/ 840 h 4240"/>
                              <a:gd name="T36" fmla="*/ 603 w 2556"/>
                              <a:gd name="T37" fmla="*/ 1300 h 4240"/>
                              <a:gd name="T38" fmla="*/ 554 w 2556"/>
                              <a:gd name="T39" fmla="*/ 1940 h 4240"/>
                              <a:gd name="T40" fmla="*/ 618 w 2556"/>
                              <a:gd name="T41" fmla="*/ 2280 h 4240"/>
                              <a:gd name="T42" fmla="*/ 568 w 2556"/>
                              <a:gd name="T43" fmla="*/ 2640 h 4240"/>
                              <a:gd name="T44" fmla="*/ 572 w 2556"/>
                              <a:gd name="T45" fmla="*/ 2960 h 4240"/>
                              <a:gd name="T46" fmla="*/ 627 w 2556"/>
                              <a:gd name="T47" fmla="*/ 3440 h 4240"/>
                              <a:gd name="T48" fmla="*/ 741 w 2556"/>
                              <a:gd name="T49" fmla="*/ 3740 h 4240"/>
                              <a:gd name="T50" fmla="*/ 1014 w 2556"/>
                              <a:gd name="T51" fmla="*/ 4000 h 4240"/>
                              <a:gd name="T52" fmla="*/ 1820 w 2556"/>
                              <a:gd name="T53" fmla="*/ 4120 h 4240"/>
                              <a:gd name="T54" fmla="*/ 2119 w 2556"/>
                              <a:gd name="T55" fmla="*/ 960 h 4240"/>
                              <a:gd name="T56" fmla="*/ 1836 w 2556"/>
                              <a:gd name="T57" fmla="*/ 660 h 4240"/>
                              <a:gd name="T58" fmla="*/ 2027 w 2556"/>
                              <a:gd name="T59" fmla="*/ 400 h 4240"/>
                              <a:gd name="T60" fmla="*/ 1909 w 2556"/>
                              <a:gd name="T61" fmla="*/ 180 h 4240"/>
                              <a:gd name="T62" fmla="*/ 2203 w 2556"/>
                              <a:gd name="T63" fmla="*/ 180 h 4240"/>
                              <a:gd name="T64" fmla="*/ 2374 w 2556"/>
                              <a:gd name="T65" fmla="*/ 460 h 4240"/>
                              <a:gd name="T66" fmla="*/ 2363 w 2556"/>
                              <a:gd name="T67" fmla="*/ 820 h 4240"/>
                              <a:gd name="T68" fmla="*/ 1238 w 2556"/>
                              <a:gd name="T69" fmla="*/ 1480 h 4240"/>
                              <a:gd name="T70" fmla="*/ 554 w 2556"/>
                              <a:gd name="T71" fmla="*/ 2080 h 4240"/>
                              <a:gd name="T72" fmla="*/ 730 w 2556"/>
                              <a:gd name="T73" fmla="*/ 1760 h 4240"/>
                              <a:gd name="T74" fmla="*/ 1010 w 2556"/>
                              <a:gd name="T75" fmla="*/ 1540 h 4240"/>
                              <a:gd name="T76" fmla="*/ 1742 w 2556"/>
                              <a:gd name="T77" fmla="*/ 1540 h 4240"/>
                              <a:gd name="T78" fmla="*/ 1169 w 2556"/>
                              <a:gd name="T79" fmla="*/ 1620 h 4240"/>
                              <a:gd name="T80" fmla="*/ 876 w 2556"/>
                              <a:gd name="T81" fmla="*/ 1780 h 4240"/>
                              <a:gd name="T82" fmla="*/ 687 w 2556"/>
                              <a:gd name="T83" fmla="*/ 2080 h 4240"/>
                              <a:gd name="T84" fmla="*/ 1669 w 2556"/>
                              <a:gd name="T85" fmla="*/ 3960 h 4240"/>
                              <a:gd name="T86" fmla="*/ 1924 w 2556"/>
                              <a:gd name="T87" fmla="*/ 3600 h 4240"/>
                              <a:gd name="T88" fmla="*/ 1992 w 2556"/>
                              <a:gd name="T89" fmla="*/ 3240 h 4240"/>
                              <a:gd name="T90" fmla="*/ 2002 w 2556"/>
                              <a:gd name="T91" fmla="*/ 2800 h 4240"/>
                              <a:gd name="T92" fmla="*/ 1991 w 2556"/>
                              <a:gd name="T93" fmla="*/ 2420 h 4240"/>
                              <a:gd name="T94" fmla="*/ 1891 w 2556"/>
                              <a:gd name="T95" fmla="*/ 2000 h 4240"/>
                              <a:gd name="T96" fmla="*/ 1569 w 2556"/>
                              <a:gd name="T97" fmla="*/ 1660 h 4240"/>
                              <a:gd name="T98" fmla="*/ 1868 w 2556"/>
                              <a:gd name="T99" fmla="*/ 1600 h 4240"/>
                              <a:gd name="T100" fmla="*/ 2148 w 2556"/>
                              <a:gd name="T101" fmla="*/ 1820 h 4240"/>
                              <a:gd name="T102" fmla="*/ 2365 w 2556"/>
                              <a:gd name="T103" fmla="*/ 2100 h 4240"/>
                              <a:gd name="T104" fmla="*/ 2506 w 2556"/>
                              <a:gd name="T105" fmla="*/ 2440 h 4240"/>
                              <a:gd name="T106" fmla="*/ 2556 w 2556"/>
                              <a:gd name="T107" fmla="*/ 2840 h 4240"/>
                              <a:gd name="T108" fmla="*/ 2506 w 2556"/>
                              <a:gd name="T109" fmla="*/ 3240 h 4240"/>
                              <a:gd name="T110" fmla="*/ 2367 w 2556"/>
                              <a:gd name="T111" fmla="*/ 3600 h 4240"/>
                              <a:gd name="T112" fmla="*/ 2153 w 2556"/>
                              <a:gd name="T113" fmla="*/ 3880 h 4240"/>
                              <a:gd name="T114" fmla="*/ 1910 w 2556"/>
                              <a:gd name="T115" fmla="*/ 4060 h 4240"/>
                              <a:gd name="T116" fmla="*/ 1426 w 2556"/>
                              <a:gd name="T117" fmla="*/ 4240 h 42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2556" h="4240">
                                <a:moveTo>
                                  <a:pt x="1563" y="4220"/>
                                </a:moveTo>
                                <a:lnTo>
                                  <a:pt x="1055" y="4220"/>
                                </a:lnTo>
                                <a:lnTo>
                                  <a:pt x="1008" y="4200"/>
                                </a:lnTo>
                                <a:lnTo>
                                  <a:pt x="961" y="4200"/>
                                </a:lnTo>
                                <a:lnTo>
                                  <a:pt x="774" y="4120"/>
                                </a:lnTo>
                                <a:lnTo>
                                  <a:pt x="728" y="4080"/>
                                </a:lnTo>
                                <a:lnTo>
                                  <a:pt x="683" y="4060"/>
                                </a:lnTo>
                                <a:lnTo>
                                  <a:pt x="638" y="4020"/>
                                </a:lnTo>
                                <a:lnTo>
                                  <a:pt x="594" y="3980"/>
                                </a:lnTo>
                                <a:lnTo>
                                  <a:pt x="551" y="3960"/>
                                </a:lnTo>
                                <a:lnTo>
                                  <a:pt x="509" y="3900"/>
                                </a:lnTo>
                                <a:lnTo>
                                  <a:pt x="468" y="3860"/>
                                </a:lnTo>
                                <a:lnTo>
                                  <a:pt x="428" y="3820"/>
                                </a:lnTo>
                                <a:lnTo>
                                  <a:pt x="389" y="3760"/>
                                </a:lnTo>
                                <a:lnTo>
                                  <a:pt x="352" y="3700"/>
                                </a:lnTo>
                                <a:lnTo>
                                  <a:pt x="316" y="3660"/>
                                </a:lnTo>
                                <a:lnTo>
                                  <a:pt x="281" y="3580"/>
                                </a:lnTo>
                                <a:lnTo>
                                  <a:pt x="248" y="3520"/>
                                </a:lnTo>
                                <a:lnTo>
                                  <a:pt x="216" y="3460"/>
                                </a:lnTo>
                                <a:lnTo>
                                  <a:pt x="186" y="3380"/>
                                </a:lnTo>
                                <a:lnTo>
                                  <a:pt x="159" y="3300"/>
                                </a:lnTo>
                                <a:lnTo>
                                  <a:pt x="133" y="3220"/>
                                </a:lnTo>
                                <a:lnTo>
                                  <a:pt x="109" y="3140"/>
                                </a:lnTo>
                                <a:lnTo>
                                  <a:pt x="87" y="3040"/>
                                </a:lnTo>
                                <a:lnTo>
                                  <a:pt x="67" y="2940"/>
                                </a:lnTo>
                                <a:lnTo>
                                  <a:pt x="50" y="2840"/>
                                </a:lnTo>
                                <a:lnTo>
                                  <a:pt x="35" y="2740"/>
                                </a:lnTo>
                                <a:lnTo>
                                  <a:pt x="23" y="2640"/>
                                </a:lnTo>
                                <a:lnTo>
                                  <a:pt x="13" y="2520"/>
                                </a:lnTo>
                                <a:lnTo>
                                  <a:pt x="6" y="2400"/>
                                </a:lnTo>
                                <a:lnTo>
                                  <a:pt x="1" y="2280"/>
                                </a:lnTo>
                                <a:lnTo>
                                  <a:pt x="0" y="2160"/>
                                </a:lnTo>
                                <a:lnTo>
                                  <a:pt x="1" y="2060"/>
                                </a:lnTo>
                                <a:lnTo>
                                  <a:pt x="6" y="1960"/>
                                </a:lnTo>
                                <a:lnTo>
                                  <a:pt x="13" y="1860"/>
                                </a:lnTo>
                                <a:lnTo>
                                  <a:pt x="23" y="1760"/>
                                </a:lnTo>
                                <a:lnTo>
                                  <a:pt x="35" y="1680"/>
                                </a:lnTo>
                                <a:lnTo>
                                  <a:pt x="51" y="1600"/>
                                </a:lnTo>
                                <a:lnTo>
                                  <a:pt x="68" y="1500"/>
                                </a:lnTo>
                                <a:lnTo>
                                  <a:pt x="88" y="1420"/>
                                </a:lnTo>
                                <a:lnTo>
                                  <a:pt x="111" y="1340"/>
                                </a:lnTo>
                                <a:lnTo>
                                  <a:pt x="136" y="1260"/>
                                </a:lnTo>
                                <a:lnTo>
                                  <a:pt x="162" y="1180"/>
                                </a:lnTo>
                                <a:lnTo>
                                  <a:pt x="192" y="1100"/>
                                </a:lnTo>
                                <a:lnTo>
                                  <a:pt x="223" y="1040"/>
                                </a:lnTo>
                                <a:lnTo>
                                  <a:pt x="256" y="960"/>
                                </a:lnTo>
                                <a:lnTo>
                                  <a:pt x="291" y="900"/>
                                </a:lnTo>
                                <a:lnTo>
                                  <a:pt x="328" y="820"/>
                                </a:lnTo>
                                <a:lnTo>
                                  <a:pt x="366" y="760"/>
                                </a:lnTo>
                                <a:lnTo>
                                  <a:pt x="406" y="700"/>
                                </a:lnTo>
                                <a:lnTo>
                                  <a:pt x="448" y="640"/>
                                </a:lnTo>
                                <a:lnTo>
                                  <a:pt x="492" y="580"/>
                                </a:lnTo>
                                <a:lnTo>
                                  <a:pt x="536" y="540"/>
                                </a:lnTo>
                                <a:lnTo>
                                  <a:pt x="583" y="480"/>
                                </a:lnTo>
                                <a:lnTo>
                                  <a:pt x="630" y="440"/>
                                </a:lnTo>
                                <a:lnTo>
                                  <a:pt x="679" y="380"/>
                                </a:lnTo>
                                <a:lnTo>
                                  <a:pt x="729" y="340"/>
                                </a:lnTo>
                                <a:lnTo>
                                  <a:pt x="780" y="300"/>
                                </a:lnTo>
                                <a:lnTo>
                                  <a:pt x="832" y="260"/>
                                </a:lnTo>
                                <a:lnTo>
                                  <a:pt x="884" y="220"/>
                                </a:lnTo>
                                <a:lnTo>
                                  <a:pt x="938" y="180"/>
                                </a:lnTo>
                                <a:lnTo>
                                  <a:pt x="992" y="160"/>
                                </a:lnTo>
                                <a:lnTo>
                                  <a:pt x="1048" y="120"/>
                                </a:lnTo>
                                <a:lnTo>
                                  <a:pt x="1331" y="20"/>
                                </a:lnTo>
                                <a:lnTo>
                                  <a:pt x="1389" y="20"/>
                                </a:lnTo>
                                <a:lnTo>
                                  <a:pt x="1446" y="0"/>
                                </a:lnTo>
                                <a:lnTo>
                                  <a:pt x="1800" y="0"/>
                                </a:lnTo>
                                <a:lnTo>
                                  <a:pt x="1882" y="20"/>
                                </a:lnTo>
                                <a:lnTo>
                                  <a:pt x="1958" y="40"/>
                                </a:lnTo>
                                <a:lnTo>
                                  <a:pt x="2028" y="60"/>
                                </a:lnTo>
                                <a:lnTo>
                                  <a:pt x="2092" y="100"/>
                                </a:lnTo>
                                <a:lnTo>
                                  <a:pt x="2151" y="140"/>
                                </a:lnTo>
                                <a:lnTo>
                                  <a:pt x="1536" y="140"/>
                                </a:lnTo>
                                <a:lnTo>
                                  <a:pt x="1500" y="160"/>
                                </a:lnTo>
                                <a:lnTo>
                                  <a:pt x="1462" y="160"/>
                                </a:lnTo>
                                <a:lnTo>
                                  <a:pt x="1423" y="180"/>
                                </a:lnTo>
                                <a:lnTo>
                                  <a:pt x="1383" y="180"/>
                                </a:lnTo>
                                <a:lnTo>
                                  <a:pt x="1299" y="220"/>
                                </a:lnTo>
                                <a:lnTo>
                                  <a:pt x="1169" y="280"/>
                                </a:lnTo>
                                <a:lnTo>
                                  <a:pt x="1126" y="320"/>
                                </a:lnTo>
                                <a:lnTo>
                                  <a:pt x="1082" y="340"/>
                                </a:lnTo>
                                <a:lnTo>
                                  <a:pt x="1039" y="380"/>
                                </a:lnTo>
                                <a:lnTo>
                                  <a:pt x="996" y="420"/>
                                </a:lnTo>
                                <a:lnTo>
                                  <a:pt x="954" y="480"/>
                                </a:lnTo>
                                <a:lnTo>
                                  <a:pt x="914" y="520"/>
                                </a:lnTo>
                                <a:lnTo>
                                  <a:pt x="874" y="580"/>
                                </a:lnTo>
                                <a:lnTo>
                                  <a:pt x="836" y="640"/>
                                </a:lnTo>
                                <a:lnTo>
                                  <a:pt x="799" y="700"/>
                                </a:lnTo>
                                <a:lnTo>
                                  <a:pt x="764" y="780"/>
                                </a:lnTo>
                                <a:lnTo>
                                  <a:pt x="731" y="840"/>
                                </a:lnTo>
                                <a:lnTo>
                                  <a:pt x="700" y="920"/>
                                </a:lnTo>
                                <a:lnTo>
                                  <a:pt x="672" y="1020"/>
                                </a:lnTo>
                                <a:lnTo>
                                  <a:pt x="646" y="1100"/>
                                </a:lnTo>
                                <a:lnTo>
                                  <a:pt x="623" y="1200"/>
                                </a:lnTo>
                                <a:lnTo>
                                  <a:pt x="603" y="1300"/>
                                </a:lnTo>
                                <a:lnTo>
                                  <a:pt x="586" y="1420"/>
                                </a:lnTo>
                                <a:lnTo>
                                  <a:pt x="572" y="1540"/>
                                </a:lnTo>
                                <a:lnTo>
                                  <a:pt x="563" y="1660"/>
                                </a:lnTo>
                                <a:lnTo>
                                  <a:pt x="556" y="1800"/>
                                </a:lnTo>
                                <a:lnTo>
                                  <a:pt x="554" y="1940"/>
                                </a:lnTo>
                                <a:lnTo>
                                  <a:pt x="554" y="2080"/>
                                </a:lnTo>
                                <a:lnTo>
                                  <a:pt x="687" y="2080"/>
                                </a:lnTo>
                                <a:lnTo>
                                  <a:pt x="661" y="2140"/>
                                </a:lnTo>
                                <a:lnTo>
                                  <a:pt x="638" y="2200"/>
                                </a:lnTo>
                                <a:lnTo>
                                  <a:pt x="618" y="2280"/>
                                </a:lnTo>
                                <a:lnTo>
                                  <a:pt x="602" y="2360"/>
                                </a:lnTo>
                                <a:lnTo>
                                  <a:pt x="589" y="2420"/>
                                </a:lnTo>
                                <a:lnTo>
                                  <a:pt x="579" y="2500"/>
                                </a:lnTo>
                                <a:lnTo>
                                  <a:pt x="572" y="2560"/>
                                </a:lnTo>
                                <a:lnTo>
                                  <a:pt x="568" y="2640"/>
                                </a:lnTo>
                                <a:lnTo>
                                  <a:pt x="566" y="2700"/>
                                </a:lnTo>
                                <a:lnTo>
                                  <a:pt x="566" y="2740"/>
                                </a:lnTo>
                                <a:lnTo>
                                  <a:pt x="567" y="2800"/>
                                </a:lnTo>
                                <a:lnTo>
                                  <a:pt x="569" y="2880"/>
                                </a:lnTo>
                                <a:lnTo>
                                  <a:pt x="572" y="2960"/>
                                </a:lnTo>
                                <a:lnTo>
                                  <a:pt x="577" y="3040"/>
                                </a:lnTo>
                                <a:lnTo>
                                  <a:pt x="584" y="3140"/>
                                </a:lnTo>
                                <a:lnTo>
                                  <a:pt x="595" y="3240"/>
                                </a:lnTo>
                                <a:lnTo>
                                  <a:pt x="609" y="3340"/>
                                </a:lnTo>
                                <a:lnTo>
                                  <a:pt x="627" y="3440"/>
                                </a:lnTo>
                                <a:lnTo>
                                  <a:pt x="649" y="3520"/>
                                </a:lnTo>
                                <a:lnTo>
                                  <a:pt x="677" y="3600"/>
                                </a:lnTo>
                                <a:lnTo>
                                  <a:pt x="690" y="3640"/>
                                </a:lnTo>
                                <a:lnTo>
                                  <a:pt x="712" y="3680"/>
                                </a:lnTo>
                                <a:lnTo>
                                  <a:pt x="741" y="3740"/>
                                </a:lnTo>
                                <a:lnTo>
                                  <a:pt x="778" y="3780"/>
                                </a:lnTo>
                                <a:lnTo>
                                  <a:pt x="824" y="3840"/>
                                </a:lnTo>
                                <a:lnTo>
                                  <a:pt x="878" y="3900"/>
                                </a:lnTo>
                                <a:lnTo>
                                  <a:pt x="942" y="3960"/>
                                </a:lnTo>
                                <a:lnTo>
                                  <a:pt x="1014" y="4000"/>
                                </a:lnTo>
                                <a:lnTo>
                                  <a:pt x="1095" y="4040"/>
                                </a:lnTo>
                                <a:lnTo>
                                  <a:pt x="1186" y="4060"/>
                                </a:lnTo>
                                <a:lnTo>
                                  <a:pt x="1910" y="4060"/>
                                </a:lnTo>
                                <a:lnTo>
                                  <a:pt x="1880" y="4080"/>
                                </a:lnTo>
                                <a:lnTo>
                                  <a:pt x="1820" y="4120"/>
                                </a:lnTo>
                                <a:lnTo>
                                  <a:pt x="1758" y="4140"/>
                                </a:lnTo>
                                <a:lnTo>
                                  <a:pt x="1694" y="4180"/>
                                </a:lnTo>
                                <a:lnTo>
                                  <a:pt x="1563" y="4220"/>
                                </a:lnTo>
                                <a:close/>
                                <a:moveTo>
                                  <a:pt x="2166" y="960"/>
                                </a:moveTo>
                                <a:lnTo>
                                  <a:pt x="2119" y="960"/>
                                </a:lnTo>
                                <a:lnTo>
                                  <a:pt x="1986" y="920"/>
                                </a:lnTo>
                                <a:lnTo>
                                  <a:pt x="1927" y="880"/>
                                </a:lnTo>
                                <a:lnTo>
                                  <a:pt x="1880" y="820"/>
                                </a:lnTo>
                                <a:lnTo>
                                  <a:pt x="1848" y="760"/>
                                </a:lnTo>
                                <a:lnTo>
                                  <a:pt x="1836" y="660"/>
                                </a:lnTo>
                                <a:lnTo>
                                  <a:pt x="1847" y="580"/>
                                </a:lnTo>
                                <a:lnTo>
                                  <a:pt x="1876" y="500"/>
                                </a:lnTo>
                                <a:lnTo>
                                  <a:pt x="1919" y="460"/>
                                </a:lnTo>
                                <a:lnTo>
                                  <a:pt x="1971" y="420"/>
                                </a:lnTo>
                                <a:lnTo>
                                  <a:pt x="2027" y="400"/>
                                </a:lnTo>
                                <a:lnTo>
                                  <a:pt x="2174" y="400"/>
                                </a:lnTo>
                                <a:lnTo>
                                  <a:pt x="2119" y="320"/>
                                </a:lnTo>
                                <a:lnTo>
                                  <a:pt x="2054" y="260"/>
                                </a:lnTo>
                                <a:lnTo>
                                  <a:pt x="1983" y="220"/>
                                </a:lnTo>
                                <a:lnTo>
                                  <a:pt x="1909" y="180"/>
                                </a:lnTo>
                                <a:lnTo>
                                  <a:pt x="1834" y="160"/>
                                </a:lnTo>
                                <a:lnTo>
                                  <a:pt x="1761" y="160"/>
                                </a:lnTo>
                                <a:lnTo>
                                  <a:pt x="1693" y="140"/>
                                </a:lnTo>
                                <a:lnTo>
                                  <a:pt x="2151" y="140"/>
                                </a:lnTo>
                                <a:lnTo>
                                  <a:pt x="2203" y="180"/>
                                </a:lnTo>
                                <a:lnTo>
                                  <a:pt x="2249" y="240"/>
                                </a:lnTo>
                                <a:lnTo>
                                  <a:pt x="2290" y="280"/>
                                </a:lnTo>
                                <a:lnTo>
                                  <a:pt x="2324" y="340"/>
                                </a:lnTo>
                                <a:lnTo>
                                  <a:pt x="2352" y="400"/>
                                </a:lnTo>
                                <a:lnTo>
                                  <a:pt x="2374" y="460"/>
                                </a:lnTo>
                                <a:lnTo>
                                  <a:pt x="2390" y="520"/>
                                </a:lnTo>
                                <a:lnTo>
                                  <a:pt x="2399" y="580"/>
                                </a:lnTo>
                                <a:lnTo>
                                  <a:pt x="2402" y="660"/>
                                </a:lnTo>
                                <a:lnTo>
                                  <a:pt x="2392" y="740"/>
                                </a:lnTo>
                                <a:lnTo>
                                  <a:pt x="2363" y="820"/>
                                </a:lnTo>
                                <a:lnTo>
                                  <a:pt x="2322" y="880"/>
                                </a:lnTo>
                                <a:lnTo>
                                  <a:pt x="2272" y="920"/>
                                </a:lnTo>
                                <a:lnTo>
                                  <a:pt x="2166" y="960"/>
                                </a:lnTo>
                                <a:close/>
                                <a:moveTo>
                                  <a:pt x="1469" y="1480"/>
                                </a:moveTo>
                                <a:lnTo>
                                  <a:pt x="1238" y="1480"/>
                                </a:lnTo>
                                <a:lnTo>
                                  <a:pt x="1325" y="1460"/>
                                </a:lnTo>
                                <a:lnTo>
                                  <a:pt x="1398" y="1460"/>
                                </a:lnTo>
                                <a:lnTo>
                                  <a:pt x="1469" y="1480"/>
                                </a:lnTo>
                                <a:close/>
                                <a:moveTo>
                                  <a:pt x="687" y="2080"/>
                                </a:moveTo>
                                <a:lnTo>
                                  <a:pt x="554" y="2080"/>
                                </a:lnTo>
                                <a:lnTo>
                                  <a:pt x="582" y="2020"/>
                                </a:lnTo>
                                <a:lnTo>
                                  <a:pt x="614" y="1960"/>
                                </a:lnTo>
                                <a:lnTo>
                                  <a:pt x="648" y="1880"/>
                                </a:lnTo>
                                <a:lnTo>
                                  <a:pt x="687" y="1820"/>
                                </a:lnTo>
                                <a:lnTo>
                                  <a:pt x="730" y="1760"/>
                                </a:lnTo>
                                <a:lnTo>
                                  <a:pt x="777" y="1720"/>
                                </a:lnTo>
                                <a:lnTo>
                                  <a:pt x="828" y="1660"/>
                                </a:lnTo>
                                <a:lnTo>
                                  <a:pt x="884" y="1620"/>
                                </a:lnTo>
                                <a:lnTo>
                                  <a:pt x="944" y="1580"/>
                                </a:lnTo>
                                <a:lnTo>
                                  <a:pt x="1010" y="1540"/>
                                </a:lnTo>
                                <a:lnTo>
                                  <a:pt x="1080" y="1500"/>
                                </a:lnTo>
                                <a:lnTo>
                                  <a:pt x="1156" y="1480"/>
                                </a:lnTo>
                                <a:lnTo>
                                  <a:pt x="1539" y="1480"/>
                                </a:lnTo>
                                <a:lnTo>
                                  <a:pt x="1676" y="1520"/>
                                </a:lnTo>
                                <a:lnTo>
                                  <a:pt x="1742" y="1540"/>
                                </a:lnTo>
                                <a:lnTo>
                                  <a:pt x="1806" y="1580"/>
                                </a:lnTo>
                                <a:lnTo>
                                  <a:pt x="1868" y="1600"/>
                                </a:lnTo>
                                <a:lnTo>
                                  <a:pt x="1318" y="1600"/>
                                </a:lnTo>
                                <a:lnTo>
                                  <a:pt x="1241" y="1620"/>
                                </a:lnTo>
                                <a:lnTo>
                                  <a:pt x="1169" y="1620"/>
                                </a:lnTo>
                                <a:lnTo>
                                  <a:pt x="1101" y="1640"/>
                                </a:lnTo>
                                <a:lnTo>
                                  <a:pt x="1039" y="1680"/>
                                </a:lnTo>
                                <a:lnTo>
                                  <a:pt x="980" y="1700"/>
                                </a:lnTo>
                                <a:lnTo>
                                  <a:pt x="926" y="1740"/>
                                </a:lnTo>
                                <a:lnTo>
                                  <a:pt x="876" y="1780"/>
                                </a:lnTo>
                                <a:lnTo>
                                  <a:pt x="831" y="1840"/>
                                </a:lnTo>
                                <a:lnTo>
                                  <a:pt x="789" y="1900"/>
                                </a:lnTo>
                                <a:lnTo>
                                  <a:pt x="752" y="1940"/>
                                </a:lnTo>
                                <a:lnTo>
                                  <a:pt x="718" y="2000"/>
                                </a:lnTo>
                                <a:lnTo>
                                  <a:pt x="687" y="2080"/>
                                </a:lnTo>
                                <a:close/>
                                <a:moveTo>
                                  <a:pt x="1910" y="4060"/>
                                </a:moveTo>
                                <a:lnTo>
                                  <a:pt x="1429" y="4060"/>
                                </a:lnTo>
                                <a:lnTo>
                                  <a:pt x="1486" y="4040"/>
                                </a:lnTo>
                                <a:lnTo>
                                  <a:pt x="1607" y="4000"/>
                                </a:lnTo>
                                <a:lnTo>
                                  <a:pt x="1669" y="3960"/>
                                </a:lnTo>
                                <a:lnTo>
                                  <a:pt x="1730" y="3900"/>
                                </a:lnTo>
                                <a:lnTo>
                                  <a:pt x="1789" y="3840"/>
                                </a:lnTo>
                                <a:lnTo>
                                  <a:pt x="1846" y="3760"/>
                                </a:lnTo>
                                <a:lnTo>
                                  <a:pt x="1898" y="3660"/>
                                </a:lnTo>
                                <a:lnTo>
                                  <a:pt x="1924" y="3600"/>
                                </a:lnTo>
                                <a:lnTo>
                                  <a:pt x="1945" y="3540"/>
                                </a:lnTo>
                                <a:lnTo>
                                  <a:pt x="1962" y="3460"/>
                                </a:lnTo>
                                <a:lnTo>
                                  <a:pt x="1975" y="3400"/>
                                </a:lnTo>
                                <a:lnTo>
                                  <a:pt x="1985" y="3320"/>
                                </a:lnTo>
                                <a:lnTo>
                                  <a:pt x="1992" y="3240"/>
                                </a:lnTo>
                                <a:lnTo>
                                  <a:pt x="1997" y="3160"/>
                                </a:lnTo>
                                <a:lnTo>
                                  <a:pt x="2000" y="3080"/>
                                </a:lnTo>
                                <a:lnTo>
                                  <a:pt x="2001" y="3000"/>
                                </a:lnTo>
                                <a:lnTo>
                                  <a:pt x="2001" y="2940"/>
                                </a:lnTo>
                                <a:lnTo>
                                  <a:pt x="2002" y="2800"/>
                                </a:lnTo>
                                <a:lnTo>
                                  <a:pt x="2001" y="2740"/>
                                </a:lnTo>
                                <a:lnTo>
                                  <a:pt x="2001" y="2680"/>
                                </a:lnTo>
                                <a:lnTo>
                                  <a:pt x="1999" y="2600"/>
                                </a:lnTo>
                                <a:lnTo>
                                  <a:pt x="1996" y="2500"/>
                                </a:lnTo>
                                <a:lnTo>
                                  <a:pt x="1991" y="2420"/>
                                </a:lnTo>
                                <a:lnTo>
                                  <a:pt x="1984" y="2340"/>
                                </a:lnTo>
                                <a:lnTo>
                                  <a:pt x="1959" y="2200"/>
                                </a:lnTo>
                                <a:lnTo>
                                  <a:pt x="1941" y="2120"/>
                                </a:lnTo>
                                <a:lnTo>
                                  <a:pt x="1919" y="2060"/>
                                </a:lnTo>
                                <a:lnTo>
                                  <a:pt x="1891" y="2000"/>
                                </a:lnTo>
                                <a:lnTo>
                                  <a:pt x="1831" y="1880"/>
                                </a:lnTo>
                                <a:lnTo>
                                  <a:pt x="1767" y="1800"/>
                                </a:lnTo>
                                <a:lnTo>
                                  <a:pt x="1701" y="1740"/>
                                </a:lnTo>
                                <a:lnTo>
                                  <a:pt x="1635" y="1700"/>
                                </a:lnTo>
                                <a:lnTo>
                                  <a:pt x="1569" y="1660"/>
                                </a:lnTo>
                                <a:lnTo>
                                  <a:pt x="1507" y="1640"/>
                                </a:lnTo>
                                <a:lnTo>
                                  <a:pt x="1449" y="1620"/>
                                </a:lnTo>
                                <a:lnTo>
                                  <a:pt x="1352" y="1620"/>
                                </a:lnTo>
                                <a:lnTo>
                                  <a:pt x="1318" y="1600"/>
                                </a:lnTo>
                                <a:lnTo>
                                  <a:pt x="1868" y="1600"/>
                                </a:lnTo>
                                <a:lnTo>
                                  <a:pt x="1928" y="1640"/>
                                </a:lnTo>
                                <a:lnTo>
                                  <a:pt x="1987" y="1680"/>
                                </a:lnTo>
                                <a:lnTo>
                                  <a:pt x="2043" y="1720"/>
                                </a:lnTo>
                                <a:lnTo>
                                  <a:pt x="2097" y="1760"/>
                                </a:lnTo>
                                <a:lnTo>
                                  <a:pt x="2148" y="1820"/>
                                </a:lnTo>
                                <a:lnTo>
                                  <a:pt x="2197" y="1860"/>
                                </a:lnTo>
                                <a:lnTo>
                                  <a:pt x="2243" y="1920"/>
                                </a:lnTo>
                                <a:lnTo>
                                  <a:pt x="2287" y="1980"/>
                                </a:lnTo>
                                <a:lnTo>
                                  <a:pt x="2328" y="2040"/>
                                </a:lnTo>
                                <a:lnTo>
                                  <a:pt x="2365" y="2100"/>
                                </a:lnTo>
                                <a:lnTo>
                                  <a:pt x="2400" y="2160"/>
                                </a:lnTo>
                                <a:lnTo>
                                  <a:pt x="2432" y="2220"/>
                                </a:lnTo>
                                <a:lnTo>
                                  <a:pt x="2460" y="2300"/>
                                </a:lnTo>
                                <a:lnTo>
                                  <a:pt x="2485" y="2380"/>
                                </a:lnTo>
                                <a:lnTo>
                                  <a:pt x="2506" y="2440"/>
                                </a:lnTo>
                                <a:lnTo>
                                  <a:pt x="2524" y="2520"/>
                                </a:lnTo>
                                <a:lnTo>
                                  <a:pt x="2538" y="2600"/>
                                </a:lnTo>
                                <a:lnTo>
                                  <a:pt x="2548" y="2680"/>
                                </a:lnTo>
                                <a:lnTo>
                                  <a:pt x="2554" y="2760"/>
                                </a:lnTo>
                                <a:lnTo>
                                  <a:pt x="2556" y="2840"/>
                                </a:lnTo>
                                <a:lnTo>
                                  <a:pt x="2554" y="2920"/>
                                </a:lnTo>
                                <a:lnTo>
                                  <a:pt x="2548" y="3020"/>
                                </a:lnTo>
                                <a:lnTo>
                                  <a:pt x="2538" y="3100"/>
                                </a:lnTo>
                                <a:lnTo>
                                  <a:pt x="2524" y="3160"/>
                                </a:lnTo>
                                <a:lnTo>
                                  <a:pt x="2506" y="3240"/>
                                </a:lnTo>
                                <a:lnTo>
                                  <a:pt x="2485" y="3320"/>
                                </a:lnTo>
                                <a:lnTo>
                                  <a:pt x="2460" y="3400"/>
                                </a:lnTo>
                                <a:lnTo>
                                  <a:pt x="2433" y="3460"/>
                                </a:lnTo>
                                <a:lnTo>
                                  <a:pt x="2401" y="3520"/>
                                </a:lnTo>
                                <a:lnTo>
                                  <a:pt x="2367" y="3600"/>
                                </a:lnTo>
                                <a:lnTo>
                                  <a:pt x="2330" y="3660"/>
                                </a:lnTo>
                                <a:lnTo>
                                  <a:pt x="2290" y="3720"/>
                                </a:lnTo>
                                <a:lnTo>
                                  <a:pt x="2247" y="3780"/>
                                </a:lnTo>
                                <a:lnTo>
                                  <a:pt x="2201" y="3820"/>
                                </a:lnTo>
                                <a:lnTo>
                                  <a:pt x="2153" y="3880"/>
                                </a:lnTo>
                                <a:lnTo>
                                  <a:pt x="2103" y="3920"/>
                                </a:lnTo>
                                <a:lnTo>
                                  <a:pt x="2050" y="3960"/>
                                </a:lnTo>
                                <a:lnTo>
                                  <a:pt x="1996" y="4020"/>
                                </a:lnTo>
                                <a:lnTo>
                                  <a:pt x="1939" y="4040"/>
                                </a:lnTo>
                                <a:lnTo>
                                  <a:pt x="1910" y="4060"/>
                                </a:lnTo>
                                <a:close/>
                                <a:moveTo>
                                  <a:pt x="1426" y="4240"/>
                                </a:moveTo>
                                <a:lnTo>
                                  <a:pt x="1148" y="4240"/>
                                </a:lnTo>
                                <a:lnTo>
                                  <a:pt x="1102" y="4220"/>
                                </a:lnTo>
                                <a:lnTo>
                                  <a:pt x="1495" y="4220"/>
                                </a:lnTo>
                                <a:lnTo>
                                  <a:pt x="1426" y="4240"/>
                                </a:lnTo>
                                <a:close/>
                              </a:path>
                            </a:pathLst>
                          </a:custGeom>
                          <a:solidFill>
                            <a:srgbClr val="8EAC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0CC536A" id="docshapegroup20" o:spid="_x0000_s1026" style="width:127.8pt;height:212pt;mso-position-horizontal-relative:char;mso-position-vertical-relative:line" coordsize="2556,42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">
                <v:shape id="docshape21" o:spid="_x0000_s1027" style="position:absolute;width:2556;height:4240;visibility:visible;mso-wrap-style:square;v-text-anchor:top" coordsize="2556,42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" path="m1563,4220r-508,l1008,4200r-47,l774,4120r-46,-40l683,4060r-45,-40l594,3980r-43,-20l509,3900r-41,-40l428,3820r-39,-60l352,3700r-36,-40l281,3580r-33,-60l216,3460r-30,-80l159,3300r-26,-80l109,3140,87,3040,67,2940,50,2840,35,2740,23,2640,13,2520,6,2400,1,2280,,2160,1,2060,6,1960r7,-100l23,1760r12,-80l51,1600,68,1500r20,-80l111,1340r25,-80l162,1180r30,-80l223,1040r33,-80l291,900r37,-80l366,760r40,-60l448,640r44,-60l536,540r47,-60l630,440r49,-60l729,340r51,-40l832,260r52,-40l938,180r54,-20l1048,120,1331,20r58,l1446,r354,l1882,20r76,20l2028,60r64,40l2151,140r-615,l1500,160r-38,l1423,180r-40,l1299,220r-130,60l1126,320r-44,20l1039,380r-43,40l954,480r-40,40l874,580r-38,60l799,700r-35,80l731,840r-31,80l672,1020r-26,80l623,1200r-20,100l586,1420r-14,120l563,1660r-7,140l554,1940r,140l687,2080r-26,60l638,2200r-20,80l602,2360r-13,60l579,2500r-7,60l568,2640r-2,60l566,2740r1,60l569,2880r3,80l577,3040r7,100l595,3240r14,100l627,3440r22,80l677,3600r13,40l712,3680r29,60l778,3780r46,60l878,3900r64,60l1014,4000r81,40l1186,4060r724,l1880,4080r-60,40l1758,4140r-64,40l1563,4220xm2166,960r-47,l1986,920r-59,-40l1880,820r-32,-60l1836,660r11,-80l1876,500r43,-40l1971,420r56,-20l2174,400r-55,-80l2054,260r-71,-40l1909,180r-75,-20l1761,160r-68,-20l2151,140r52,40l2249,240r41,40l2324,340r28,60l2374,460r16,60l2399,580r3,80l2392,740r-29,80l2322,880r-50,40l2166,960xm1469,1480r-231,l1325,1460r73,l1469,1480xm687,2080r-133,l582,2020r32,-60l648,1880r39,-60l730,1760r47,-40l828,1660r56,-40l944,1580r66,-40l1080,1500r76,-20l1539,1480r137,40l1742,1540r64,40l1868,1600r-550,l1241,1620r-72,l1101,1640r-62,40l980,1700r-54,40l876,1780r-45,60l789,1900r-37,40l718,2000r-31,80xm1910,4060r-481,l1486,4040r121,-40l1669,3960r61,-60l1789,3840r57,-80l1898,3660r26,-60l1945,3540r17,-80l1975,3400r10,-80l1992,3240r5,-80l2000,3080r1,-80l2001,2940r1,-140l2001,2740r,-60l1999,2600r-3,-100l1991,2420r-7,-80l1959,2200r-18,-80l1919,2060r-28,-60l1831,1880r-64,-80l1701,1740r-66,-40l1569,1660r-62,-20l1449,1620r-97,l1318,1600r550,l1928,1640r59,40l2043,1720r54,40l2148,1820r49,40l2243,1920r44,60l2328,2040r37,60l2400,2160r32,60l2460,2300r25,80l2506,2440r18,80l2538,2600r10,80l2554,2760r2,80l2554,2920r-6,100l2538,3100r-14,60l2506,3240r-21,80l2460,3400r-27,60l2401,3520r-34,80l2330,3660r-40,60l2247,3780r-46,40l2153,3880r-50,40l2050,3960r-54,60l1939,4040r-29,20xm1426,4240r-278,l1102,4220r393,l1426,4240xe" fillcolor="#8eacba" stroked="f">
                  <v:path arrowok="t" o:connecttype="custom" o:connectlocs="774,4120;551,3960;352,3700;186,3380;67,2940;6,2400;13,1860;88,1420;223,1040;406,700;630,440;884,220;1389,20;2028,60;1462,160;1126,320;914,520;731,840;603,1300;554,1940;618,2280;568,2640;572,2960;627,3440;741,3740;1014,4000;1820,4120;2119,960;1836,660;2027,400;1909,180;2203,180;2374,460;2363,820;1238,1480;554,2080;730,1760;1010,1540;1742,1540;1169,1620;876,1780;687,2080;1669,3960;1924,3600;1992,3240;2002,2800;1991,2420;1891,2000;1569,1660;1868,1600;2148,1820;2365,2100;2506,2440;2556,2840;2506,3240;2367,3600;2153,3880;1910,4060;1426,4240" o:connectangles="0,0,0,0,0,0,0,0,0,0,0,0,0,0,0,0,0,0,0,0,0,0,0,0,0,0,0,0,0,0,0,0,0,0,0,0,0,0,0,0,0,0,0,0,0,0,0,0,0,0,0,0,0,0,0,0,0,0,0"/>
                </v:shape>
                <w10:anchorlock/>
              </v:group>
            </w:pict>
          </mc:Fallback>
        </mc:AlternateContent>
      </w:r>
    </w:p>
    <w:p w14:paraId="74362671" w14:textId="77777777" w:rsidR="00D25E69" w:rsidRDefault="00D25E69">
      <w:pPr>
        <w:pStyle w:val="BodyText"/>
        <w:rPr>
          <w:rFonts w:ascii="Times New Roman"/>
          <w:sz w:val="20"/>
        </w:rPr>
      </w:pPr>
    </w:p>
    <w:p w14:paraId="5C6DA0A1" w14:textId="77777777" w:rsidR="00D25E69" w:rsidRDefault="00D25E69">
      <w:pPr>
        <w:pStyle w:val="BodyText"/>
        <w:rPr>
          <w:rFonts w:ascii="Times New Roman"/>
          <w:sz w:val="20"/>
        </w:rPr>
      </w:pPr>
    </w:p>
    <w:p w14:paraId="74B829C2" w14:textId="77777777" w:rsidR="00D25E69" w:rsidRDefault="00D25E69">
      <w:pPr>
        <w:pStyle w:val="BodyText"/>
        <w:rPr>
          <w:rFonts w:ascii="Times New Roman"/>
          <w:sz w:val="20"/>
        </w:rPr>
      </w:pPr>
    </w:p>
    <w:p w14:paraId="5826FF8C" w14:textId="77777777" w:rsidR="00D25E69" w:rsidRDefault="00D25E69">
      <w:pPr>
        <w:pStyle w:val="BodyText"/>
        <w:rPr>
          <w:rFonts w:ascii="Times New Roman"/>
          <w:sz w:val="20"/>
        </w:rPr>
      </w:pPr>
    </w:p>
    <w:p w14:paraId="6B26724D" w14:textId="77777777" w:rsidR="00D25E69" w:rsidRDefault="00D25E69">
      <w:pPr>
        <w:pStyle w:val="BodyText"/>
        <w:rPr>
          <w:rFonts w:ascii="Times New Roman"/>
          <w:sz w:val="20"/>
        </w:rPr>
      </w:pPr>
    </w:p>
    <w:p w14:paraId="3CFBE903" w14:textId="77777777" w:rsidR="00D25E69" w:rsidRDefault="00D25E69">
      <w:pPr>
        <w:pStyle w:val="BodyText"/>
        <w:rPr>
          <w:rFonts w:ascii="Times New Roman"/>
          <w:sz w:val="20"/>
        </w:rPr>
      </w:pPr>
    </w:p>
    <w:p w14:paraId="2726E771" w14:textId="77777777" w:rsidR="00D25E69" w:rsidRDefault="00D25E69">
      <w:pPr>
        <w:pStyle w:val="BodyText"/>
        <w:rPr>
          <w:rFonts w:ascii="Times New Roman"/>
          <w:sz w:val="20"/>
        </w:rPr>
      </w:pPr>
    </w:p>
    <w:p w14:paraId="1A899B3E" w14:textId="77777777" w:rsidR="00D25E69" w:rsidRDefault="00D25E69">
      <w:pPr>
        <w:pStyle w:val="BodyText"/>
        <w:rPr>
          <w:rFonts w:ascii="Times New Roman"/>
          <w:sz w:val="20"/>
        </w:rPr>
      </w:pPr>
    </w:p>
    <w:p w14:paraId="2C154E0D" w14:textId="77777777" w:rsidR="00D25E69" w:rsidRDefault="00D25E69">
      <w:pPr>
        <w:pStyle w:val="BodyText"/>
        <w:rPr>
          <w:rFonts w:ascii="Times New Roman"/>
          <w:sz w:val="20"/>
        </w:rPr>
      </w:pPr>
    </w:p>
    <w:p w14:paraId="486008DC" w14:textId="77777777" w:rsidR="00D25E69" w:rsidRDefault="00D25E69">
      <w:pPr>
        <w:pStyle w:val="BodyText"/>
        <w:rPr>
          <w:rFonts w:ascii="Times New Roman"/>
          <w:sz w:val="20"/>
        </w:rPr>
      </w:pPr>
    </w:p>
    <w:p w14:paraId="2740CC58" w14:textId="77777777" w:rsidR="00D25E69" w:rsidRDefault="00D25E69">
      <w:pPr>
        <w:pStyle w:val="BodyText"/>
        <w:rPr>
          <w:rFonts w:ascii="Times New Roman"/>
          <w:sz w:val="20"/>
        </w:rPr>
      </w:pPr>
    </w:p>
    <w:p w14:paraId="7BEC1F6F" w14:textId="77777777" w:rsidR="00D25E69" w:rsidRDefault="00D25E69">
      <w:pPr>
        <w:pStyle w:val="BodyText"/>
        <w:rPr>
          <w:rFonts w:ascii="Times New Roman"/>
          <w:sz w:val="20"/>
        </w:rPr>
      </w:pPr>
    </w:p>
    <w:p w14:paraId="2C7EF2DE" w14:textId="77777777" w:rsidR="00D25E69" w:rsidRDefault="00D25E69">
      <w:pPr>
        <w:pStyle w:val="BodyText"/>
        <w:rPr>
          <w:rFonts w:ascii="Times New Roman"/>
          <w:sz w:val="20"/>
        </w:rPr>
      </w:pPr>
    </w:p>
    <w:p w14:paraId="1D37E6C6" w14:textId="77777777" w:rsidR="00D25E69" w:rsidRDefault="00D25E69">
      <w:pPr>
        <w:pStyle w:val="BodyText"/>
        <w:rPr>
          <w:rFonts w:ascii="Times New Roman"/>
          <w:sz w:val="20"/>
        </w:rPr>
      </w:pPr>
    </w:p>
    <w:p w14:paraId="049CEF48" w14:textId="77777777" w:rsidR="00D25E69" w:rsidRDefault="00D25E69">
      <w:pPr>
        <w:pStyle w:val="BodyText"/>
        <w:rPr>
          <w:rFonts w:ascii="Times New Roman"/>
          <w:sz w:val="20"/>
        </w:rPr>
      </w:pPr>
    </w:p>
    <w:p w14:paraId="13945D39" w14:textId="77777777" w:rsidR="00D25E69" w:rsidRDefault="00D25E69">
      <w:pPr>
        <w:pStyle w:val="BodyText"/>
        <w:rPr>
          <w:rFonts w:ascii="Times New Roman"/>
          <w:sz w:val="20"/>
        </w:rPr>
      </w:pPr>
    </w:p>
    <w:p w14:paraId="3DC912CC" w14:textId="77777777" w:rsidR="00D25E69" w:rsidRDefault="00D25E69">
      <w:pPr>
        <w:pStyle w:val="BodyText"/>
        <w:rPr>
          <w:rFonts w:ascii="Times New Roman"/>
          <w:sz w:val="20"/>
        </w:rPr>
      </w:pPr>
    </w:p>
    <w:p w14:paraId="65E2F3B3" w14:textId="77777777" w:rsidR="00D25E69" w:rsidRDefault="00D67176">
      <w:pPr>
        <w:pStyle w:val="BodyText"/>
        <w:spacing w:before="2"/>
        <w:rPr>
          <w:rFonts w:ascii="Times New Roman"/>
          <w:sz w:val="15"/>
        </w:rPr>
      </w:pPr>
      <w:r>
        <w:rPr>
          <w:noProof/>
        </w:rPr>
        <mc:AlternateContent>
          <mc:Choice Requires="wpg">
            <w:drawing>
              <wp:anchor distT="0" distB="0" distL="0" distR="0" simplePos="0" relativeHeight="487588352" behindDoc="1" locked="0" layoutInCell="1" allowOverlap="1" wp14:anchorId="0CD4C8CE" wp14:editId="5A282DCC">
                <wp:simplePos x="0" y="0"/>
                <wp:positionH relativeFrom="page">
                  <wp:posOffset>499745</wp:posOffset>
                </wp:positionH>
                <wp:positionV relativeFrom="paragraph">
                  <wp:posOffset>125730</wp:posOffset>
                </wp:positionV>
                <wp:extent cx="1638300" cy="2743200"/>
                <wp:effectExtent l="0" t="0" r="0" b="0"/>
                <wp:wrapTopAndBottom/>
                <wp:docPr id="84236095" name="docshapegroup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38300" cy="2743200"/>
                          <a:chOff x="787" y="198"/>
                          <a:chExt cx="2580" cy="4320"/>
                        </a:xfrm>
                      </wpg:grpSpPr>
                      <wps:wsp>
                        <wps:cNvPr id="1438691186" name="docshape23"/>
                        <wps:cNvSpPr>
                          <a:spLocks/>
                        </wps:cNvSpPr>
                        <wps:spPr bwMode="auto">
                          <a:xfrm>
                            <a:off x="787" y="198"/>
                            <a:ext cx="2580" cy="4320"/>
                          </a:xfrm>
                          <a:custGeom>
                            <a:avLst/>
                            <a:gdLst>
                              <a:gd name="T0" fmla="+- 0 3043 787"/>
                              <a:gd name="T1" fmla="*/ T0 w 2580"/>
                              <a:gd name="T2" fmla="+- 0 4518 198"/>
                              <a:gd name="T3" fmla="*/ 4518 h 4320"/>
                              <a:gd name="T4" fmla="+- 0 1109 787"/>
                              <a:gd name="T5" fmla="*/ T4 w 2580"/>
                              <a:gd name="T6" fmla="+- 0 4518 198"/>
                              <a:gd name="T7" fmla="*/ 4518 h 4320"/>
                              <a:gd name="T8" fmla="+- 0 1024 787"/>
                              <a:gd name="T9" fmla="*/ T8 w 2580"/>
                              <a:gd name="T10" fmla="+- 0 4512 198"/>
                              <a:gd name="T11" fmla="*/ 4512 h 4320"/>
                              <a:gd name="T12" fmla="+- 0 952 787"/>
                              <a:gd name="T13" fmla="*/ T12 w 2580"/>
                              <a:gd name="T14" fmla="+- 0 4492 198"/>
                              <a:gd name="T15" fmla="*/ 4492 h 4320"/>
                              <a:gd name="T16" fmla="+- 0 893 787"/>
                              <a:gd name="T17" fmla="*/ T16 w 2580"/>
                              <a:gd name="T18" fmla="+- 0 4459 198"/>
                              <a:gd name="T19" fmla="*/ 4459 h 4320"/>
                              <a:gd name="T20" fmla="+- 0 847 787"/>
                              <a:gd name="T21" fmla="*/ T20 w 2580"/>
                              <a:gd name="T22" fmla="+- 0 4413 198"/>
                              <a:gd name="T23" fmla="*/ 4413 h 4320"/>
                              <a:gd name="T24" fmla="+- 0 814 787"/>
                              <a:gd name="T25" fmla="*/ T24 w 2580"/>
                              <a:gd name="T26" fmla="+- 0 4354 198"/>
                              <a:gd name="T27" fmla="*/ 4354 h 4320"/>
                              <a:gd name="T28" fmla="+- 0 794 787"/>
                              <a:gd name="T29" fmla="*/ T28 w 2580"/>
                              <a:gd name="T30" fmla="+- 0 4282 198"/>
                              <a:gd name="T31" fmla="*/ 4282 h 4320"/>
                              <a:gd name="T32" fmla="+- 0 787 787"/>
                              <a:gd name="T33" fmla="*/ T32 w 2580"/>
                              <a:gd name="T34" fmla="+- 0 4197 198"/>
                              <a:gd name="T35" fmla="*/ 4197 h 4320"/>
                              <a:gd name="T36" fmla="+- 0 787 787"/>
                              <a:gd name="T37" fmla="*/ T36 w 2580"/>
                              <a:gd name="T38" fmla="+- 0 520 198"/>
                              <a:gd name="T39" fmla="*/ 520 h 4320"/>
                              <a:gd name="T40" fmla="+- 0 794 787"/>
                              <a:gd name="T41" fmla="*/ T40 w 2580"/>
                              <a:gd name="T42" fmla="+- 0 435 198"/>
                              <a:gd name="T43" fmla="*/ 435 h 4320"/>
                              <a:gd name="T44" fmla="+- 0 814 787"/>
                              <a:gd name="T45" fmla="*/ T44 w 2580"/>
                              <a:gd name="T46" fmla="+- 0 363 198"/>
                              <a:gd name="T47" fmla="*/ 363 h 4320"/>
                              <a:gd name="T48" fmla="+- 0 847 787"/>
                              <a:gd name="T49" fmla="*/ T48 w 2580"/>
                              <a:gd name="T50" fmla="+- 0 304 198"/>
                              <a:gd name="T51" fmla="*/ 304 h 4320"/>
                              <a:gd name="T52" fmla="+- 0 893 787"/>
                              <a:gd name="T53" fmla="*/ T52 w 2580"/>
                              <a:gd name="T54" fmla="+- 0 258 198"/>
                              <a:gd name="T55" fmla="*/ 258 h 4320"/>
                              <a:gd name="T56" fmla="+- 0 952 787"/>
                              <a:gd name="T57" fmla="*/ T56 w 2580"/>
                              <a:gd name="T58" fmla="+- 0 225 198"/>
                              <a:gd name="T59" fmla="*/ 225 h 4320"/>
                              <a:gd name="T60" fmla="+- 0 1024 787"/>
                              <a:gd name="T61" fmla="*/ T60 w 2580"/>
                              <a:gd name="T62" fmla="+- 0 205 198"/>
                              <a:gd name="T63" fmla="*/ 205 h 4320"/>
                              <a:gd name="T64" fmla="+- 0 1109 787"/>
                              <a:gd name="T65" fmla="*/ T64 w 2580"/>
                              <a:gd name="T66" fmla="+- 0 198 198"/>
                              <a:gd name="T67" fmla="*/ 198 h 4320"/>
                              <a:gd name="T68" fmla="+- 0 3043 787"/>
                              <a:gd name="T69" fmla="*/ T68 w 2580"/>
                              <a:gd name="T70" fmla="+- 0 198 198"/>
                              <a:gd name="T71" fmla="*/ 198 h 4320"/>
                              <a:gd name="T72" fmla="+- 0 3129 787"/>
                              <a:gd name="T73" fmla="*/ T72 w 2580"/>
                              <a:gd name="T74" fmla="+- 0 205 198"/>
                              <a:gd name="T75" fmla="*/ 205 h 4320"/>
                              <a:gd name="T76" fmla="+- 0 3202 787"/>
                              <a:gd name="T77" fmla="*/ T76 w 2580"/>
                              <a:gd name="T78" fmla="+- 0 225 198"/>
                              <a:gd name="T79" fmla="*/ 225 h 4320"/>
                              <a:gd name="T80" fmla="+- 0 3261 787"/>
                              <a:gd name="T81" fmla="*/ T80 w 2580"/>
                              <a:gd name="T82" fmla="+- 0 258 198"/>
                              <a:gd name="T83" fmla="*/ 258 h 4320"/>
                              <a:gd name="T84" fmla="+- 0 3308 787"/>
                              <a:gd name="T85" fmla="*/ T84 w 2580"/>
                              <a:gd name="T86" fmla="+- 0 304 198"/>
                              <a:gd name="T87" fmla="*/ 304 h 4320"/>
                              <a:gd name="T88" fmla="+- 0 3341 787"/>
                              <a:gd name="T89" fmla="*/ T88 w 2580"/>
                              <a:gd name="T90" fmla="+- 0 363 198"/>
                              <a:gd name="T91" fmla="*/ 363 h 4320"/>
                              <a:gd name="T92" fmla="+- 0 3361 787"/>
                              <a:gd name="T93" fmla="*/ T92 w 2580"/>
                              <a:gd name="T94" fmla="+- 0 435 198"/>
                              <a:gd name="T95" fmla="*/ 435 h 4320"/>
                              <a:gd name="T96" fmla="+- 0 3367 787"/>
                              <a:gd name="T97" fmla="*/ T96 w 2580"/>
                              <a:gd name="T98" fmla="+- 0 520 198"/>
                              <a:gd name="T99" fmla="*/ 520 h 4320"/>
                              <a:gd name="T100" fmla="+- 0 3367 787"/>
                              <a:gd name="T101" fmla="*/ T100 w 2580"/>
                              <a:gd name="T102" fmla="+- 0 4197 198"/>
                              <a:gd name="T103" fmla="*/ 4197 h 4320"/>
                              <a:gd name="T104" fmla="+- 0 3361 787"/>
                              <a:gd name="T105" fmla="*/ T104 w 2580"/>
                              <a:gd name="T106" fmla="+- 0 4282 198"/>
                              <a:gd name="T107" fmla="*/ 4282 h 4320"/>
                              <a:gd name="T108" fmla="+- 0 3341 787"/>
                              <a:gd name="T109" fmla="*/ T108 w 2580"/>
                              <a:gd name="T110" fmla="+- 0 4354 198"/>
                              <a:gd name="T111" fmla="*/ 4354 h 4320"/>
                              <a:gd name="T112" fmla="+- 0 3308 787"/>
                              <a:gd name="T113" fmla="*/ T112 w 2580"/>
                              <a:gd name="T114" fmla="+- 0 4413 198"/>
                              <a:gd name="T115" fmla="*/ 4413 h 4320"/>
                              <a:gd name="T116" fmla="+- 0 3261 787"/>
                              <a:gd name="T117" fmla="*/ T116 w 2580"/>
                              <a:gd name="T118" fmla="+- 0 4459 198"/>
                              <a:gd name="T119" fmla="*/ 4459 h 4320"/>
                              <a:gd name="T120" fmla="+- 0 3202 787"/>
                              <a:gd name="T121" fmla="*/ T120 w 2580"/>
                              <a:gd name="T122" fmla="+- 0 4492 198"/>
                              <a:gd name="T123" fmla="*/ 4492 h 4320"/>
                              <a:gd name="T124" fmla="+- 0 3129 787"/>
                              <a:gd name="T125" fmla="*/ T124 w 2580"/>
                              <a:gd name="T126" fmla="+- 0 4512 198"/>
                              <a:gd name="T127" fmla="*/ 4512 h 4320"/>
                              <a:gd name="T128" fmla="+- 0 3043 787"/>
                              <a:gd name="T129" fmla="*/ T128 w 2580"/>
                              <a:gd name="T130" fmla="+- 0 4518 198"/>
                              <a:gd name="T131" fmla="*/ 4518 h 43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2580" h="4320">
                                <a:moveTo>
                                  <a:pt x="2256" y="4320"/>
                                </a:moveTo>
                                <a:lnTo>
                                  <a:pt x="322" y="4320"/>
                                </a:lnTo>
                                <a:lnTo>
                                  <a:pt x="237" y="4314"/>
                                </a:lnTo>
                                <a:lnTo>
                                  <a:pt x="165" y="4294"/>
                                </a:lnTo>
                                <a:lnTo>
                                  <a:pt x="106" y="4261"/>
                                </a:lnTo>
                                <a:lnTo>
                                  <a:pt x="60" y="4215"/>
                                </a:lnTo>
                                <a:lnTo>
                                  <a:pt x="27" y="4156"/>
                                </a:lnTo>
                                <a:lnTo>
                                  <a:pt x="7" y="4084"/>
                                </a:lnTo>
                                <a:lnTo>
                                  <a:pt x="0" y="3999"/>
                                </a:lnTo>
                                <a:lnTo>
                                  <a:pt x="0" y="322"/>
                                </a:lnTo>
                                <a:lnTo>
                                  <a:pt x="7" y="237"/>
                                </a:lnTo>
                                <a:lnTo>
                                  <a:pt x="27" y="165"/>
                                </a:lnTo>
                                <a:lnTo>
                                  <a:pt x="60" y="106"/>
                                </a:lnTo>
                                <a:lnTo>
                                  <a:pt x="106" y="60"/>
                                </a:lnTo>
                                <a:lnTo>
                                  <a:pt x="165" y="27"/>
                                </a:lnTo>
                                <a:lnTo>
                                  <a:pt x="237" y="7"/>
                                </a:lnTo>
                                <a:lnTo>
                                  <a:pt x="322" y="0"/>
                                </a:lnTo>
                                <a:lnTo>
                                  <a:pt x="2256" y="0"/>
                                </a:lnTo>
                                <a:lnTo>
                                  <a:pt x="2342" y="7"/>
                                </a:lnTo>
                                <a:lnTo>
                                  <a:pt x="2415" y="27"/>
                                </a:lnTo>
                                <a:lnTo>
                                  <a:pt x="2474" y="60"/>
                                </a:lnTo>
                                <a:lnTo>
                                  <a:pt x="2521" y="106"/>
                                </a:lnTo>
                                <a:lnTo>
                                  <a:pt x="2554" y="165"/>
                                </a:lnTo>
                                <a:lnTo>
                                  <a:pt x="2574" y="237"/>
                                </a:lnTo>
                                <a:lnTo>
                                  <a:pt x="2580" y="322"/>
                                </a:lnTo>
                                <a:lnTo>
                                  <a:pt x="2580" y="3999"/>
                                </a:lnTo>
                                <a:lnTo>
                                  <a:pt x="2574" y="4084"/>
                                </a:lnTo>
                                <a:lnTo>
                                  <a:pt x="2554" y="4156"/>
                                </a:lnTo>
                                <a:lnTo>
                                  <a:pt x="2521" y="4215"/>
                                </a:lnTo>
                                <a:lnTo>
                                  <a:pt x="2474" y="4261"/>
                                </a:lnTo>
                                <a:lnTo>
                                  <a:pt x="2415" y="4294"/>
                                </a:lnTo>
                                <a:lnTo>
                                  <a:pt x="2342" y="4314"/>
                                </a:lnTo>
                                <a:lnTo>
                                  <a:pt x="2256" y="4320"/>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5227167" name="docshape24"/>
                        <wps:cNvSpPr>
                          <a:spLocks/>
                        </wps:cNvSpPr>
                        <wps:spPr bwMode="auto">
                          <a:xfrm>
                            <a:off x="818" y="229"/>
                            <a:ext cx="2381" cy="4277"/>
                          </a:xfrm>
                          <a:custGeom>
                            <a:avLst/>
                            <a:gdLst>
                              <a:gd name="T0" fmla="+- 0 1142 818"/>
                              <a:gd name="T1" fmla="*/ T0 w 2381"/>
                              <a:gd name="T2" fmla="+- 0 4506 230"/>
                              <a:gd name="T3" fmla="*/ 4506 h 4277"/>
                              <a:gd name="T4" fmla="+- 0 984 818"/>
                              <a:gd name="T5" fmla="*/ T4 w 2381"/>
                              <a:gd name="T6" fmla="+- 0 4480 230"/>
                              <a:gd name="T7" fmla="*/ 4480 h 4277"/>
                              <a:gd name="T8" fmla="+- 0 878 818"/>
                              <a:gd name="T9" fmla="*/ T8 w 2381"/>
                              <a:gd name="T10" fmla="+- 0 4401 230"/>
                              <a:gd name="T11" fmla="*/ 4401 h 4277"/>
                              <a:gd name="T12" fmla="+- 0 825 818"/>
                              <a:gd name="T13" fmla="*/ T12 w 2381"/>
                              <a:gd name="T14" fmla="+- 0 4268 230"/>
                              <a:gd name="T15" fmla="*/ 4268 h 4277"/>
                              <a:gd name="T16" fmla="+- 0 818 818"/>
                              <a:gd name="T17" fmla="*/ T16 w 2381"/>
                              <a:gd name="T18" fmla="+- 0 508 230"/>
                              <a:gd name="T19" fmla="*/ 508 h 4277"/>
                              <a:gd name="T20" fmla="+- 0 853 818"/>
                              <a:gd name="T21" fmla="*/ T20 w 2381"/>
                              <a:gd name="T22" fmla="+- 0 384 230"/>
                              <a:gd name="T23" fmla="*/ 384 h 4277"/>
                              <a:gd name="T24" fmla="+- 0 957 818"/>
                              <a:gd name="T25" fmla="*/ T24 w 2381"/>
                              <a:gd name="T26" fmla="+- 0 277 230"/>
                              <a:gd name="T27" fmla="*/ 277 h 4277"/>
                              <a:gd name="T28" fmla="+- 0 1084 818"/>
                              <a:gd name="T29" fmla="*/ T28 w 2381"/>
                              <a:gd name="T30" fmla="+- 0 286 230"/>
                              <a:gd name="T31" fmla="*/ 286 h 4277"/>
                              <a:gd name="T32" fmla="+- 0 1183 818"/>
                              <a:gd name="T33" fmla="*/ T32 w 2381"/>
                              <a:gd name="T34" fmla="+- 0 399 230"/>
                              <a:gd name="T35" fmla="*/ 399 h 4277"/>
                              <a:gd name="T36" fmla="+- 0 1279 818"/>
                              <a:gd name="T37" fmla="*/ T36 w 2381"/>
                              <a:gd name="T38" fmla="+- 0 514 230"/>
                              <a:gd name="T39" fmla="*/ 514 h 4277"/>
                              <a:gd name="T40" fmla="+- 0 1374 818"/>
                              <a:gd name="T41" fmla="*/ T40 w 2381"/>
                              <a:gd name="T42" fmla="+- 0 631 230"/>
                              <a:gd name="T43" fmla="*/ 631 h 4277"/>
                              <a:gd name="T44" fmla="+- 0 1466 818"/>
                              <a:gd name="T45" fmla="*/ T44 w 2381"/>
                              <a:gd name="T46" fmla="+- 0 750 230"/>
                              <a:gd name="T47" fmla="*/ 750 h 4277"/>
                              <a:gd name="T48" fmla="+- 0 1557 818"/>
                              <a:gd name="T49" fmla="*/ T48 w 2381"/>
                              <a:gd name="T50" fmla="+- 0 871 230"/>
                              <a:gd name="T51" fmla="*/ 871 h 4277"/>
                              <a:gd name="T52" fmla="+- 0 1646 818"/>
                              <a:gd name="T53" fmla="*/ T52 w 2381"/>
                              <a:gd name="T54" fmla="+- 0 993 230"/>
                              <a:gd name="T55" fmla="*/ 993 h 4277"/>
                              <a:gd name="T56" fmla="+- 0 1733 818"/>
                              <a:gd name="T57" fmla="*/ T56 w 2381"/>
                              <a:gd name="T58" fmla="+- 0 1118 230"/>
                              <a:gd name="T59" fmla="*/ 1118 h 4277"/>
                              <a:gd name="T60" fmla="+- 0 1818 818"/>
                              <a:gd name="T61" fmla="*/ T60 w 2381"/>
                              <a:gd name="T62" fmla="+- 0 1244 230"/>
                              <a:gd name="T63" fmla="*/ 1244 h 4277"/>
                              <a:gd name="T64" fmla="+- 0 1901 818"/>
                              <a:gd name="T65" fmla="*/ T64 w 2381"/>
                              <a:gd name="T66" fmla="+- 0 1372 230"/>
                              <a:gd name="T67" fmla="*/ 1372 h 4277"/>
                              <a:gd name="T68" fmla="+- 0 1982 818"/>
                              <a:gd name="T69" fmla="*/ T68 w 2381"/>
                              <a:gd name="T70" fmla="+- 0 1502 230"/>
                              <a:gd name="T71" fmla="*/ 1502 h 4277"/>
                              <a:gd name="T72" fmla="+- 0 2061 818"/>
                              <a:gd name="T73" fmla="*/ T72 w 2381"/>
                              <a:gd name="T74" fmla="+- 0 1634 230"/>
                              <a:gd name="T75" fmla="*/ 1634 h 4277"/>
                              <a:gd name="T76" fmla="+- 0 2138 818"/>
                              <a:gd name="T77" fmla="*/ T76 w 2381"/>
                              <a:gd name="T78" fmla="+- 0 1768 230"/>
                              <a:gd name="T79" fmla="*/ 1768 h 4277"/>
                              <a:gd name="T80" fmla="+- 0 2214 818"/>
                              <a:gd name="T81" fmla="*/ T80 w 2381"/>
                              <a:gd name="T82" fmla="+- 0 1903 230"/>
                              <a:gd name="T83" fmla="*/ 1903 h 4277"/>
                              <a:gd name="T84" fmla="+- 0 2287 818"/>
                              <a:gd name="T85" fmla="*/ T84 w 2381"/>
                              <a:gd name="T86" fmla="+- 0 2041 230"/>
                              <a:gd name="T87" fmla="*/ 2041 h 4277"/>
                              <a:gd name="T88" fmla="+- 0 2359 818"/>
                              <a:gd name="T89" fmla="*/ T88 w 2381"/>
                              <a:gd name="T90" fmla="+- 0 2180 230"/>
                              <a:gd name="T91" fmla="*/ 2180 h 4277"/>
                              <a:gd name="T92" fmla="+- 0 2428 818"/>
                              <a:gd name="T93" fmla="*/ T92 w 2381"/>
                              <a:gd name="T94" fmla="+- 0 2321 230"/>
                              <a:gd name="T95" fmla="*/ 2321 h 4277"/>
                              <a:gd name="T96" fmla="+- 0 2496 818"/>
                              <a:gd name="T97" fmla="*/ T96 w 2381"/>
                              <a:gd name="T98" fmla="+- 0 2464 230"/>
                              <a:gd name="T99" fmla="*/ 2464 h 4277"/>
                              <a:gd name="T100" fmla="+- 0 2561 818"/>
                              <a:gd name="T101" fmla="*/ T100 w 2381"/>
                              <a:gd name="T102" fmla="+- 0 2609 230"/>
                              <a:gd name="T103" fmla="*/ 2609 h 4277"/>
                              <a:gd name="T104" fmla="+- 0 2625 818"/>
                              <a:gd name="T105" fmla="*/ T104 w 2381"/>
                              <a:gd name="T106" fmla="+- 0 2756 230"/>
                              <a:gd name="T107" fmla="*/ 2756 h 4277"/>
                              <a:gd name="T108" fmla="+- 0 2687 818"/>
                              <a:gd name="T109" fmla="*/ T108 w 2381"/>
                              <a:gd name="T110" fmla="+- 0 2904 230"/>
                              <a:gd name="T111" fmla="*/ 2904 h 4277"/>
                              <a:gd name="T112" fmla="+- 0 2747 818"/>
                              <a:gd name="T113" fmla="*/ T112 w 2381"/>
                              <a:gd name="T114" fmla="+- 0 3055 230"/>
                              <a:gd name="T115" fmla="*/ 3055 h 4277"/>
                              <a:gd name="T116" fmla="+- 0 2805 818"/>
                              <a:gd name="T117" fmla="*/ T116 w 2381"/>
                              <a:gd name="T118" fmla="+- 0 3207 230"/>
                              <a:gd name="T119" fmla="*/ 3207 h 4277"/>
                              <a:gd name="T120" fmla="+- 0 2861 818"/>
                              <a:gd name="T121" fmla="*/ T120 w 2381"/>
                              <a:gd name="T122" fmla="+- 0 3361 230"/>
                              <a:gd name="T123" fmla="*/ 3361 h 4277"/>
                              <a:gd name="T124" fmla="+- 0 2915 818"/>
                              <a:gd name="T125" fmla="*/ T124 w 2381"/>
                              <a:gd name="T126" fmla="+- 0 3517 230"/>
                              <a:gd name="T127" fmla="*/ 3517 h 4277"/>
                              <a:gd name="T128" fmla="+- 0 2967 818"/>
                              <a:gd name="T129" fmla="*/ T128 w 2381"/>
                              <a:gd name="T130" fmla="+- 0 3675 230"/>
                              <a:gd name="T131" fmla="*/ 3675 h 4277"/>
                              <a:gd name="T132" fmla="+- 0 3018 818"/>
                              <a:gd name="T133" fmla="*/ T132 w 2381"/>
                              <a:gd name="T134" fmla="+- 0 3835 230"/>
                              <a:gd name="T135" fmla="*/ 3835 h 4277"/>
                              <a:gd name="T136" fmla="+- 0 3066 818"/>
                              <a:gd name="T137" fmla="*/ T136 w 2381"/>
                              <a:gd name="T138" fmla="+- 0 3996 230"/>
                              <a:gd name="T139" fmla="*/ 3996 h 4277"/>
                              <a:gd name="T140" fmla="+- 0 3112 818"/>
                              <a:gd name="T141" fmla="*/ T140 w 2381"/>
                              <a:gd name="T142" fmla="+- 0 4160 230"/>
                              <a:gd name="T143" fmla="*/ 4160 h 4277"/>
                              <a:gd name="T144" fmla="+- 0 3157 818"/>
                              <a:gd name="T145" fmla="*/ T144 w 2381"/>
                              <a:gd name="T146" fmla="+- 0 4325 230"/>
                              <a:gd name="T147" fmla="*/ 4325 h 4277"/>
                              <a:gd name="T148" fmla="+- 0 3199 818"/>
                              <a:gd name="T149" fmla="*/ T148 w 2381"/>
                              <a:gd name="T150" fmla="+- 0 4492 230"/>
                              <a:gd name="T151" fmla="*/ 4492 h 4277"/>
                              <a:gd name="T152" fmla="+- 0 3142 818"/>
                              <a:gd name="T153" fmla="*/ T152 w 2381"/>
                              <a:gd name="T154" fmla="+- 0 4503 230"/>
                              <a:gd name="T155" fmla="*/ 4503 h 4277"/>
                              <a:gd name="T156" fmla="+- 0 3077 818"/>
                              <a:gd name="T157" fmla="*/ T156 w 2381"/>
                              <a:gd name="T158" fmla="+- 0 4506 230"/>
                              <a:gd name="T159" fmla="*/ 4506 h 42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2381" h="4277">
                                <a:moveTo>
                                  <a:pt x="2259" y="4276"/>
                                </a:moveTo>
                                <a:lnTo>
                                  <a:pt x="324" y="4276"/>
                                </a:lnTo>
                                <a:lnTo>
                                  <a:pt x="238" y="4270"/>
                                </a:lnTo>
                                <a:lnTo>
                                  <a:pt x="166" y="4250"/>
                                </a:lnTo>
                                <a:lnTo>
                                  <a:pt x="106" y="4217"/>
                                </a:lnTo>
                                <a:lnTo>
                                  <a:pt x="60" y="4171"/>
                                </a:lnTo>
                                <a:lnTo>
                                  <a:pt x="27" y="4111"/>
                                </a:lnTo>
                                <a:lnTo>
                                  <a:pt x="7" y="4038"/>
                                </a:lnTo>
                                <a:lnTo>
                                  <a:pt x="0" y="3952"/>
                                </a:lnTo>
                                <a:lnTo>
                                  <a:pt x="0" y="278"/>
                                </a:lnTo>
                                <a:lnTo>
                                  <a:pt x="9" y="214"/>
                                </a:lnTo>
                                <a:lnTo>
                                  <a:pt x="35" y="154"/>
                                </a:lnTo>
                                <a:lnTo>
                                  <a:pt x="78" y="98"/>
                                </a:lnTo>
                                <a:lnTo>
                                  <a:pt x="139" y="47"/>
                                </a:lnTo>
                                <a:lnTo>
                                  <a:pt x="216" y="0"/>
                                </a:lnTo>
                                <a:lnTo>
                                  <a:pt x="266" y="56"/>
                                </a:lnTo>
                                <a:lnTo>
                                  <a:pt x="316" y="112"/>
                                </a:lnTo>
                                <a:lnTo>
                                  <a:pt x="365" y="169"/>
                                </a:lnTo>
                                <a:lnTo>
                                  <a:pt x="413" y="226"/>
                                </a:lnTo>
                                <a:lnTo>
                                  <a:pt x="461" y="284"/>
                                </a:lnTo>
                                <a:lnTo>
                                  <a:pt x="509" y="342"/>
                                </a:lnTo>
                                <a:lnTo>
                                  <a:pt x="556" y="401"/>
                                </a:lnTo>
                                <a:lnTo>
                                  <a:pt x="602" y="460"/>
                                </a:lnTo>
                                <a:lnTo>
                                  <a:pt x="648" y="520"/>
                                </a:lnTo>
                                <a:lnTo>
                                  <a:pt x="694" y="580"/>
                                </a:lnTo>
                                <a:lnTo>
                                  <a:pt x="739" y="641"/>
                                </a:lnTo>
                                <a:lnTo>
                                  <a:pt x="784" y="702"/>
                                </a:lnTo>
                                <a:lnTo>
                                  <a:pt x="828" y="763"/>
                                </a:lnTo>
                                <a:lnTo>
                                  <a:pt x="872" y="825"/>
                                </a:lnTo>
                                <a:lnTo>
                                  <a:pt x="915" y="888"/>
                                </a:lnTo>
                                <a:lnTo>
                                  <a:pt x="958" y="951"/>
                                </a:lnTo>
                                <a:lnTo>
                                  <a:pt x="1000" y="1014"/>
                                </a:lnTo>
                                <a:lnTo>
                                  <a:pt x="1042" y="1078"/>
                                </a:lnTo>
                                <a:lnTo>
                                  <a:pt x="1083" y="1142"/>
                                </a:lnTo>
                                <a:lnTo>
                                  <a:pt x="1124" y="1207"/>
                                </a:lnTo>
                                <a:lnTo>
                                  <a:pt x="1164" y="1272"/>
                                </a:lnTo>
                                <a:lnTo>
                                  <a:pt x="1204" y="1338"/>
                                </a:lnTo>
                                <a:lnTo>
                                  <a:pt x="1243" y="1404"/>
                                </a:lnTo>
                                <a:lnTo>
                                  <a:pt x="1282" y="1471"/>
                                </a:lnTo>
                                <a:lnTo>
                                  <a:pt x="1320" y="1538"/>
                                </a:lnTo>
                                <a:lnTo>
                                  <a:pt x="1358" y="1605"/>
                                </a:lnTo>
                                <a:lnTo>
                                  <a:pt x="1396" y="1673"/>
                                </a:lnTo>
                                <a:lnTo>
                                  <a:pt x="1433" y="1742"/>
                                </a:lnTo>
                                <a:lnTo>
                                  <a:pt x="1469" y="1811"/>
                                </a:lnTo>
                                <a:lnTo>
                                  <a:pt x="1505" y="1880"/>
                                </a:lnTo>
                                <a:lnTo>
                                  <a:pt x="1541" y="1950"/>
                                </a:lnTo>
                                <a:lnTo>
                                  <a:pt x="1576" y="2020"/>
                                </a:lnTo>
                                <a:lnTo>
                                  <a:pt x="1610" y="2091"/>
                                </a:lnTo>
                                <a:lnTo>
                                  <a:pt x="1644" y="2162"/>
                                </a:lnTo>
                                <a:lnTo>
                                  <a:pt x="1678" y="2234"/>
                                </a:lnTo>
                                <a:lnTo>
                                  <a:pt x="1711" y="2306"/>
                                </a:lnTo>
                                <a:lnTo>
                                  <a:pt x="1743" y="2379"/>
                                </a:lnTo>
                                <a:lnTo>
                                  <a:pt x="1776" y="2452"/>
                                </a:lnTo>
                                <a:lnTo>
                                  <a:pt x="1807" y="2526"/>
                                </a:lnTo>
                                <a:lnTo>
                                  <a:pt x="1838" y="2600"/>
                                </a:lnTo>
                                <a:lnTo>
                                  <a:pt x="1869" y="2674"/>
                                </a:lnTo>
                                <a:lnTo>
                                  <a:pt x="1899" y="2749"/>
                                </a:lnTo>
                                <a:lnTo>
                                  <a:pt x="1929" y="2825"/>
                                </a:lnTo>
                                <a:lnTo>
                                  <a:pt x="1958" y="2901"/>
                                </a:lnTo>
                                <a:lnTo>
                                  <a:pt x="1987" y="2977"/>
                                </a:lnTo>
                                <a:lnTo>
                                  <a:pt x="2015" y="3054"/>
                                </a:lnTo>
                                <a:lnTo>
                                  <a:pt x="2043" y="3131"/>
                                </a:lnTo>
                                <a:lnTo>
                                  <a:pt x="2070" y="3209"/>
                                </a:lnTo>
                                <a:lnTo>
                                  <a:pt x="2097" y="3287"/>
                                </a:lnTo>
                                <a:lnTo>
                                  <a:pt x="2123" y="3366"/>
                                </a:lnTo>
                                <a:lnTo>
                                  <a:pt x="2149" y="3445"/>
                                </a:lnTo>
                                <a:lnTo>
                                  <a:pt x="2175" y="3525"/>
                                </a:lnTo>
                                <a:lnTo>
                                  <a:pt x="2200" y="3605"/>
                                </a:lnTo>
                                <a:lnTo>
                                  <a:pt x="2224" y="3685"/>
                                </a:lnTo>
                                <a:lnTo>
                                  <a:pt x="2248" y="3766"/>
                                </a:lnTo>
                                <a:lnTo>
                                  <a:pt x="2271" y="3848"/>
                                </a:lnTo>
                                <a:lnTo>
                                  <a:pt x="2294" y="3930"/>
                                </a:lnTo>
                                <a:lnTo>
                                  <a:pt x="2317" y="4012"/>
                                </a:lnTo>
                                <a:lnTo>
                                  <a:pt x="2339" y="4095"/>
                                </a:lnTo>
                                <a:lnTo>
                                  <a:pt x="2360" y="4178"/>
                                </a:lnTo>
                                <a:lnTo>
                                  <a:pt x="2381" y="4262"/>
                                </a:lnTo>
                                <a:lnTo>
                                  <a:pt x="2353" y="4268"/>
                                </a:lnTo>
                                <a:lnTo>
                                  <a:pt x="2324" y="4273"/>
                                </a:lnTo>
                                <a:lnTo>
                                  <a:pt x="2292" y="4276"/>
                                </a:lnTo>
                                <a:lnTo>
                                  <a:pt x="2259" y="4276"/>
                                </a:lnTo>
                                <a:close/>
                              </a:path>
                            </a:pathLst>
                          </a:custGeom>
                          <a:solidFill>
                            <a:srgbClr val="3A3B5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0340266" name="docshape25"/>
                        <wps:cNvSpPr>
                          <a:spLocks/>
                        </wps:cNvSpPr>
                        <wps:spPr bwMode="auto">
                          <a:xfrm>
                            <a:off x="1039" y="488"/>
                            <a:ext cx="2129" cy="2933"/>
                          </a:xfrm>
                          <a:custGeom>
                            <a:avLst/>
                            <a:gdLst>
                              <a:gd name="T0" fmla="+- 0 1104 1039"/>
                              <a:gd name="T1" fmla="*/ T0 w 2129"/>
                              <a:gd name="T2" fmla="+- 0 1665 489"/>
                              <a:gd name="T3" fmla="*/ 1665 h 2933"/>
                              <a:gd name="T4" fmla="+- 0 1055 1039"/>
                              <a:gd name="T5" fmla="*/ T4 w 2129"/>
                              <a:gd name="T6" fmla="+- 0 1649 489"/>
                              <a:gd name="T7" fmla="*/ 1649 h 2933"/>
                              <a:gd name="T8" fmla="+- 0 1039 1039"/>
                              <a:gd name="T9" fmla="*/ T8 w 2129"/>
                              <a:gd name="T10" fmla="+- 0 1600 489"/>
                              <a:gd name="T11" fmla="*/ 1600 h 2933"/>
                              <a:gd name="T12" fmla="+- 0 1043 1039"/>
                              <a:gd name="T13" fmla="*/ T12 w 2129"/>
                              <a:gd name="T14" fmla="+- 0 1248 489"/>
                              <a:gd name="T15" fmla="*/ 1248 h 2933"/>
                              <a:gd name="T16" fmla="+- 0 1076 1039"/>
                              <a:gd name="T17" fmla="*/ T16 w 2129"/>
                              <a:gd name="T18" fmla="+- 0 1215 489"/>
                              <a:gd name="T19" fmla="*/ 1215 h 2933"/>
                              <a:gd name="T20" fmla="+- 0 3103 1039"/>
                              <a:gd name="T21" fmla="*/ T20 w 2129"/>
                              <a:gd name="T22" fmla="+- 0 1211 489"/>
                              <a:gd name="T23" fmla="*/ 1211 h 2933"/>
                              <a:gd name="T24" fmla="+- 0 3152 1039"/>
                              <a:gd name="T25" fmla="*/ T24 w 2129"/>
                              <a:gd name="T26" fmla="+- 0 1227 489"/>
                              <a:gd name="T27" fmla="*/ 1227 h 2933"/>
                              <a:gd name="T28" fmla="+- 0 3168 1039"/>
                              <a:gd name="T29" fmla="*/ T28 w 2129"/>
                              <a:gd name="T30" fmla="+- 0 1276 489"/>
                              <a:gd name="T31" fmla="*/ 1276 h 2933"/>
                              <a:gd name="T32" fmla="+- 0 3164 1039"/>
                              <a:gd name="T33" fmla="*/ T32 w 2129"/>
                              <a:gd name="T34" fmla="+- 0 1628 489"/>
                              <a:gd name="T35" fmla="*/ 1628 h 2933"/>
                              <a:gd name="T36" fmla="+- 0 3132 1039"/>
                              <a:gd name="T37" fmla="*/ T36 w 2129"/>
                              <a:gd name="T38" fmla="+- 0 1661 489"/>
                              <a:gd name="T39" fmla="*/ 1661 h 2933"/>
                              <a:gd name="T40" fmla="+- 0 3103 1039"/>
                              <a:gd name="T41" fmla="*/ T40 w 2129"/>
                              <a:gd name="T42" fmla="+- 0 940 489"/>
                              <a:gd name="T43" fmla="*/ 940 h 2933"/>
                              <a:gd name="T44" fmla="+- 0 1076 1039"/>
                              <a:gd name="T45" fmla="*/ T44 w 2129"/>
                              <a:gd name="T46" fmla="+- 0 936 489"/>
                              <a:gd name="T47" fmla="*/ 936 h 2933"/>
                              <a:gd name="T48" fmla="+- 0 1043 1039"/>
                              <a:gd name="T49" fmla="*/ T48 w 2129"/>
                              <a:gd name="T50" fmla="+- 0 904 489"/>
                              <a:gd name="T51" fmla="*/ 904 h 2933"/>
                              <a:gd name="T52" fmla="+- 0 1039 1039"/>
                              <a:gd name="T53" fmla="*/ T52 w 2129"/>
                              <a:gd name="T54" fmla="+- 0 554 489"/>
                              <a:gd name="T55" fmla="*/ 554 h 2933"/>
                              <a:gd name="T56" fmla="+- 0 1055 1039"/>
                              <a:gd name="T57" fmla="*/ T56 w 2129"/>
                              <a:gd name="T58" fmla="+- 0 505 489"/>
                              <a:gd name="T59" fmla="*/ 505 h 2933"/>
                              <a:gd name="T60" fmla="+- 0 1104 1039"/>
                              <a:gd name="T61" fmla="*/ T60 w 2129"/>
                              <a:gd name="T62" fmla="+- 0 489 489"/>
                              <a:gd name="T63" fmla="*/ 489 h 2933"/>
                              <a:gd name="T64" fmla="+- 0 3132 1039"/>
                              <a:gd name="T65" fmla="*/ T64 w 2129"/>
                              <a:gd name="T66" fmla="+- 0 493 489"/>
                              <a:gd name="T67" fmla="*/ 493 h 2933"/>
                              <a:gd name="T68" fmla="+- 0 3164 1039"/>
                              <a:gd name="T69" fmla="*/ T68 w 2129"/>
                              <a:gd name="T70" fmla="+- 0 525 489"/>
                              <a:gd name="T71" fmla="*/ 525 h 2933"/>
                              <a:gd name="T72" fmla="+- 0 3168 1039"/>
                              <a:gd name="T73" fmla="*/ T72 w 2129"/>
                              <a:gd name="T74" fmla="+- 0 875 489"/>
                              <a:gd name="T75" fmla="*/ 875 h 2933"/>
                              <a:gd name="T76" fmla="+- 0 3152 1039"/>
                              <a:gd name="T77" fmla="*/ T76 w 2129"/>
                              <a:gd name="T78" fmla="+- 0 924 489"/>
                              <a:gd name="T79" fmla="*/ 924 h 2933"/>
                              <a:gd name="T80" fmla="+- 0 3103 1039"/>
                              <a:gd name="T81" fmla="*/ T80 w 2129"/>
                              <a:gd name="T82" fmla="+- 0 940 489"/>
                              <a:gd name="T83" fmla="*/ 940 h 2933"/>
                              <a:gd name="T84" fmla="+- 0 2799 1039"/>
                              <a:gd name="T85" fmla="*/ T84 w 2129"/>
                              <a:gd name="T86" fmla="+- 0 3419 489"/>
                              <a:gd name="T87" fmla="*/ 3419 h 2933"/>
                              <a:gd name="T88" fmla="+- 0 2748 1039"/>
                              <a:gd name="T89" fmla="*/ T88 w 2129"/>
                              <a:gd name="T90" fmla="+- 0 3397 489"/>
                              <a:gd name="T91" fmla="*/ 3397 h 2933"/>
                              <a:gd name="T92" fmla="+- 0 2706 1039"/>
                              <a:gd name="T93" fmla="*/ T92 w 2129"/>
                              <a:gd name="T94" fmla="+- 0 3357 489"/>
                              <a:gd name="T95" fmla="*/ 3357 h 2933"/>
                              <a:gd name="T96" fmla="+- 0 2686 1039"/>
                              <a:gd name="T97" fmla="*/ T96 w 2129"/>
                              <a:gd name="T98" fmla="+- 0 3307 489"/>
                              <a:gd name="T99" fmla="*/ 3307 h 2933"/>
                              <a:gd name="T100" fmla="+- 0 2686 1039"/>
                              <a:gd name="T101" fmla="*/ T100 w 2129"/>
                              <a:gd name="T102" fmla="+- 0 3248 489"/>
                              <a:gd name="T103" fmla="*/ 3248 h 2933"/>
                              <a:gd name="T104" fmla="+- 0 2706 1039"/>
                              <a:gd name="T105" fmla="*/ T104 w 2129"/>
                              <a:gd name="T106" fmla="+- 0 3197 489"/>
                              <a:gd name="T107" fmla="*/ 3197 h 2933"/>
                              <a:gd name="T108" fmla="+- 0 2748 1039"/>
                              <a:gd name="T109" fmla="*/ T108 w 2129"/>
                              <a:gd name="T110" fmla="+- 0 3156 489"/>
                              <a:gd name="T111" fmla="*/ 3156 h 2933"/>
                              <a:gd name="T112" fmla="+- 0 2799 1039"/>
                              <a:gd name="T113" fmla="*/ T112 w 2129"/>
                              <a:gd name="T114" fmla="+- 0 3136 489"/>
                              <a:gd name="T115" fmla="*/ 3136 h 2933"/>
                              <a:gd name="T116" fmla="+- 0 2856 1039"/>
                              <a:gd name="T117" fmla="*/ T116 w 2129"/>
                              <a:gd name="T118" fmla="+- 0 3136 489"/>
                              <a:gd name="T119" fmla="*/ 3136 h 2933"/>
                              <a:gd name="T120" fmla="+- 0 2908 1039"/>
                              <a:gd name="T121" fmla="*/ T120 w 2129"/>
                              <a:gd name="T122" fmla="+- 0 3156 489"/>
                              <a:gd name="T123" fmla="*/ 3156 h 2933"/>
                              <a:gd name="T124" fmla="+- 0 2949 1039"/>
                              <a:gd name="T125" fmla="*/ T124 w 2129"/>
                              <a:gd name="T126" fmla="+- 0 3197 489"/>
                              <a:gd name="T127" fmla="*/ 3197 h 2933"/>
                              <a:gd name="T128" fmla="+- 0 2971 1039"/>
                              <a:gd name="T129" fmla="*/ T128 w 2129"/>
                              <a:gd name="T130" fmla="+- 0 3248 489"/>
                              <a:gd name="T131" fmla="*/ 3248 h 2933"/>
                              <a:gd name="T132" fmla="+- 0 2971 1039"/>
                              <a:gd name="T133" fmla="*/ T132 w 2129"/>
                              <a:gd name="T134" fmla="+- 0 3307 489"/>
                              <a:gd name="T135" fmla="*/ 3307 h 2933"/>
                              <a:gd name="T136" fmla="+- 0 2949 1039"/>
                              <a:gd name="T137" fmla="*/ T136 w 2129"/>
                              <a:gd name="T138" fmla="+- 0 3357 489"/>
                              <a:gd name="T139" fmla="*/ 3357 h 2933"/>
                              <a:gd name="T140" fmla="+- 0 2908 1039"/>
                              <a:gd name="T141" fmla="*/ T140 w 2129"/>
                              <a:gd name="T142" fmla="+- 0 3397 489"/>
                              <a:gd name="T143" fmla="*/ 3397 h 2933"/>
                              <a:gd name="T144" fmla="+- 0 2856 1039"/>
                              <a:gd name="T145" fmla="*/ T144 w 2129"/>
                              <a:gd name="T146" fmla="+- 0 3419 489"/>
                              <a:gd name="T147" fmla="*/ 3419 h 29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2129" h="2933">
                                <a:moveTo>
                                  <a:pt x="2064" y="1176"/>
                                </a:moveTo>
                                <a:lnTo>
                                  <a:pt x="65" y="1176"/>
                                </a:lnTo>
                                <a:lnTo>
                                  <a:pt x="37" y="1172"/>
                                </a:lnTo>
                                <a:lnTo>
                                  <a:pt x="16" y="1160"/>
                                </a:lnTo>
                                <a:lnTo>
                                  <a:pt x="4" y="1139"/>
                                </a:lnTo>
                                <a:lnTo>
                                  <a:pt x="0" y="1111"/>
                                </a:lnTo>
                                <a:lnTo>
                                  <a:pt x="0" y="787"/>
                                </a:lnTo>
                                <a:lnTo>
                                  <a:pt x="4" y="759"/>
                                </a:lnTo>
                                <a:lnTo>
                                  <a:pt x="16" y="738"/>
                                </a:lnTo>
                                <a:lnTo>
                                  <a:pt x="37" y="726"/>
                                </a:lnTo>
                                <a:lnTo>
                                  <a:pt x="65" y="722"/>
                                </a:lnTo>
                                <a:lnTo>
                                  <a:pt x="2064" y="722"/>
                                </a:lnTo>
                                <a:lnTo>
                                  <a:pt x="2093" y="726"/>
                                </a:lnTo>
                                <a:lnTo>
                                  <a:pt x="2113" y="738"/>
                                </a:lnTo>
                                <a:lnTo>
                                  <a:pt x="2125" y="759"/>
                                </a:lnTo>
                                <a:lnTo>
                                  <a:pt x="2129" y="787"/>
                                </a:lnTo>
                                <a:lnTo>
                                  <a:pt x="2129" y="1111"/>
                                </a:lnTo>
                                <a:lnTo>
                                  <a:pt x="2125" y="1139"/>
                                </a:lnTo>
                                <a:lnTo>
                                  <a:pt x="2113" y="1160"/>
                                </a:lnTo>
                                <a:lnTo>
                                  <a:pt x="2093" y="1172"/>
                                </a:lnTo>
                                <a:lnTo>
                                  <a:pt x="2064" y="1176"/>
                                </a:lnTo>
                                <a:close/>
                                <a:moveTo>
                                  <a:pt x="2064" y="451"/>
                                </a:moveTo>
                                <a:lnTo>
                                  <a:pt x="65" y="451"/>
                                </a:lnTo>
                                <a:lnTo>
                                  <a:pt x="37" y="447"/>
                                </a:lnTo>
                                <a:lnTo>
                                  <a:pt x="16" y="435"/>
                                </a:lnTo>
                                <a:lnTo>
                                  <a:pt x="4" y="415"/>
                                </a:lnTo>
                                <a:lnTo>
                                  <a:pt x="0" y="386"/>
                                </a:lnTo>
                                <a:lnTo>
                                  <a:pt x="0" y="65"/>
                                </a:lnTo>
                                <a:lnTo>
                                  <a:pt x="4" y="36"/>
                                </a:lnTo>
                                <a:lnTo>
                                  <a:pt x="16" y="16"/>
                                </a:lnTo>
                                <a:lnTo>
                                  <a:pt x="37" y="4"/>
                                </a:lnTo>
                                <a:lnTo>
                                  <a:pt x="65" y="0"/>
                                </a:lnTo>
                                <a:lnTo>
                                  <a:pt x="2064" y="0"/>
                                </a:lnTo>
                                <a:lnTo>
                                  <a:pt x="2093" y="4"/>
                                </a:lnTo>
                                <a:lnTo>
                                  <a:pt x="2113" y="16"/>
                                </a:lnTo>
                                <a:lnTo>
                                  <a:pt x="2125" y="36"/>
                                </a:lnTo>
                                <a:lnTo>
                                  <a:pt x="2129" y="65"/>
                                </a:lnTo>
                                <a:lnTo>
                                  <a:pt x="2129" y="386"/>
                                </a:lnTo>
                                <a:lnTo>
                                  <a:pt x="2125" y="415"/>
                                </a:lnTo>
                                <a:lnTo>
                                  <a:pt x="2113" y="435"/>
                                </a:lnTo>
                                <a:lnTo>
                                  <a:pt x="2093" y="447"/>
                                </a:lnTo>
                                <a:lnTo>
                                  <a:pt x="2064" y="451"/>
                                </a:lnTo>
                                <a:close/>
                                <a:moveTo>
                                  <a:pt x="1788" y="2933"/>
                                </a:moveTo>
                                <a:lnTo>
                                  <a:pt x="1760" y="2930"/>
                                </a:lnTo>
                                <a:lnTo>
                                  <a:pt x="1734" y="2922"/>
                                </a:lnTo>
                                <a:lnTo>
                                  <a:pt x="1709" y="2908"/>
                                </a:lnTo>
                                <a:lnTo>
                                  <a:pt x="1685" y="2889"/>
                                </a:lnTo>
                                <a:lnTo>
                                  <a:pt x="1667" y="2868"/>
                                </a:lnTo>
                                <a:lnTo>
                                  <a:pt x="1655" y="2844"/>
                                </a:lnTo>
                                <a:lnTo>
                                  <a:pt x="1647" y="2818"/>
                                </a:lnTo>
                                <a:lnTo>
                                  <a:pt x="1644" y="2789"/>
                                </a:lnTo>
                                <a:lnTo>
                                  <a:pt x="1647" y="2759"/>
                                </a:lnTo>
                                <a:lnTo>
                                  <a:pt x="1655" y="2733"/>
                                </a:lnTo>
                                <a:lnTo>
                                  <a:pt x="1667" y="2708"/>
                                </a:lnTo>
                                <a:lnTo>
                                  <a:pt x="1685" y="2685"/>
                                </a:lnTo>
                                <a:lnTo>
                                  <a:pt x="1709" y="2667"/>
                                </a:lnTo>
                                <a:lnTo>
                                  <a:pt x="1734" y="2654"/>
                                </a:lnTo>
                                <a:lnTo>
                                  <a:pt x="1760" y="2647"/>
                                </a:lnTo>
                                <a:lnTo>
                                  <a:pt x="1788" y="2645"/>
                                </a:lnTo>
                                <a:lnTo>
                                  <a:pt x="1817" y="2647"/>
                                </a:lnTo>
                                <a:lnTo>
                                  <a:pt x="1844" y="2654"/>
                                </a:lnTo>
                                <a:lnTo>
                                  <a:pt x="1869" y="2667"/>
                                </a:lnTo>
                                <a:lnTo>
                                  <a:pt x="1891" y="2685"/>
                                </a:lnTo>
                                <a:lnTo>
                                  <a:pt x="1910" y="2708"/>
                                </a:lnTo>
                                <a:lnTo>
                                  <a:pt x="1924" y="2733"/>
                                </a:lnTo>
                                <a:lnTo>
                                  <a:pt x="1932" y="2759"/>
                                </a:lnTo>
                                <a:lnTo>
                                  <a:pt x="1935" y="2789"/>
                                </a:lnTo>
                                <a:lnTo>
                                  <a:pt x="1932" y="2818"/>
                                </a:lnTo>
                                <a:lnTo>
                                  <a:pt x="1924" y="2844"/>
                                </a:lnTo>
                                <a:lnTo>
                                  <a:pt x="1910" y="2868"/>
                                </a:lnTo>
                                <a:lnTo>
                                  <a:pt x="1891" y="2889"/>
                                </a:lnTo>
                                <a:lnTo>
                                  <a:pt x="1869" y="2908"/>
                                </a:lnTo>
                                <a:lnTo>
                                  <a:pt x="1844" y="2922"/>
                                </a:lnTo>
                                <a:lnTo>
                                  <a:pt x="1817" y="2930"/>
                                </a:lnTo>
                                <a:lnTo>
                                  <a:pt x="1788" y="293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DA13A7" id="docshapegroup22" o:spid="_x0000_s1026" style="position:absolute;margin-left:39.35pt;margin-top:9.9pt;width:129pt;height:3in;z-index:-15728128;mso-wrap-distance-left:0;mso-wrap-distance-right:0;mso-position-horizontal-relative:page" coordorigin="787,198" coordsize="2580,432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">
                <v:shape id="docshape23" o:spid="_x0000_s1027" style="position:absolute;left:787;top:198;width:2580;height:4320;visibility:visible;mso-wrap-style:square;v-text-anchor:top" coordsize="2580,43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" path="m2256,4320r-1934,l237,4314r-72,-20l106,4261,60,4215,27,4156,7,4084,,3999,,322,7,237,27,165,60,106,106,60,165,27,237,7,322,,2256,r86,7l2415,27r59,33l2521,106r33,59l2574,237r6,85l2580,3999r-6,85l2554,4156r-33,59l2474,4261r-59,33l2342,4314r-86,6xe" fillcolor="#333" stroked="f">
                  <v:path arrowok="t" o:connecttype="custom" o:connectlocs="2256,4518;322,4518;237,4512;165,4492;106,4459;60,4413;27,4354;7,4282;0,4197;0,520;7,435;27,363;60,304;106,258;165,225;237,205;322,198;2256,198;2342,205;2415,225;2474,258;2521,304;2554,363;2574,435;2580,520;2580,4197;2574,4282;2554,4354;2521,4413;2474,4459;2415,4492;2342,4512;2256,4518" o:connectangles="0,0,0,0,0,0,0,0,0,0,0,0,0,0,0,0,0,0,0,0,0,0,0,0,0,0,0,0,0,0,0,0,0"/>
                </v:shape>
                <v:shape id="docshape24" o:spid="_x0000_s1028" style="position:absolute;left:818;top:229;width:2381;height:4277;visibility:visible;mso-wrap-style:square;v-text-anchor:top" coordsize="2381,42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" path="m2259,4276r-1935,l238,4270r-72,-20l106,4217,60,4171,27,4111,7,4038,,3952,,278,9,214,35,154,78,98,139,47,216,r50,56l316,112r49,57l413,226r48,58l509,342r47,59l602,460r46,60l694,580r45,61l784,702r44,61l872,825r43,63l958,951r42,63l1042,1078r41,64l1124,1207r40,65l1204,1338r39,66l1282,1471r38,67l1358,1605r38,68l1433,1742r36,69l1505,1880r36,70l1576,2020r34,71l1644,2162r34,72l1711,2306r32,73l1776,2452r31,74l1838,2600r31,74l1899,2749r30,76l1958,2901r29,76l2015,3054r28,77l2070,3209r27,78l2123,3366r26,79l2175,3525r25,80l2224,3685r24,81l2271,3848r23,82l2317,4012r22,83l2360,4178r21,84l2353,4268r-29,5l2292,4276r-33,xe" fillcolor="#3a3b52" stroked="f">
                  <v:path arrowok="t" o:connecttype="custom" o:connectlocs="324,4506;166,4480;60,4401;7,4268;0,508;35,384;139,277;266,286;365,399;461,514;556,631;648,750;739,871;828,993;915,1118;1000,1244;1083,1372;1164,1502;1243,1634;1320,1768;1396,1903;1469,2041;1541,2180;1610,2321;1678,2464;1743,2609;1807,2756;1869,2904;1929,3055;1987,3207;2043,3361;2097,3517;2149,3675;2200,3835;2248,3996;2294,4160;2339,4325;2381,4492;2324,4503;2259,4506" o:connectangles="0,0,0,0,0,0,0,0,0,0,0,0,0,0,0,0,0,0,0,0,0,0,0,0,0,0,0,0,0,0,0,0,0,0,0,0,0,0,0,0"/>
                </v:shape>
                <v:shape id="docshape25" o:spid="_x0000_s1029" style="position:absolute;left:1039;top:488;width:2129;height:2933;visibility:visible;mso-wrap-style:square;v-text-anchor:top" coordsize="2129,29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" path="m2064,1176r-1999,l37,1172,16,1160,4,1139,,1111,,787,4,759,16,738,37,726r28,-4l2064,722r29,4l2113,738r12,21l2129,787r,324l2125,1139r-12,21l2093,1172r-29,4xm2064,451l65,451,37,447,16,435,4,415,,386,,65,4,36,16,16,37,4,65,,2064,r29,4l2113,16r12,20l2129,65r,321l2125,415r-12,20l2093,447r-29,4xm1788,2933r-28,-3l1734,2922r-25,-14l1685,2889r-18,-21l1655,2844r-8,-26l1644,2789r3,-30l1655,2733r12,-25l1685,2685r24,-18l1734,2654r26,-7l1788,2645r29,2l1844,2654r25,13l1891,2685r19,23l1924,2733r8,26l1935,2789r-3,29l1924,2844r-14,24l1891,2889r-22,19l1844,2922r-27,8l1788,2933xe" stroked="f">
                  <v:path arrowok="t" o:connecttype="custom" o:connectlocs="65,1665;16,1649;0,1600;4,1248;37,1215;2064,1211;2113,1227;2129,1276;2125,1628;2093,1661;2064,940;37,936;4,904;0,554;16,505;65,489;2093,493;2125,525;2129,875;2113,924;2064,940;1760,3419;1709,3397;1667,3357;1647,3307;1647,3248;1667,3197;1709,3156;1760,3136;1817,3136;1869,3156;1910,3197;1932,3248;1932,3307;1910,3357;1869,3397;1817,3419" o:connectangles="0,0,0,0,0,0,0,0,0,0,0,0,0,0,0,0,0,0,0,0,0,0,0,0,0,0,0,0,0,0,0,0,0,0,0,0,0"/>
                </v:shape>
                <w10:wrap type="topAndBottom" anchorx="page"/>
              </v:group>
            </w:pict>
          </mc:Fallback>
        </mc:AlternateContent>
      </w:r>
      <w:r>
        <w:rPr>
          <w:noProof/>
        </w:rPr>
        <mc:AlternateContent>
          <mc:Choice Requires="wpg">
            <w:drawing>
              <wp:anchor distT="0" distB="0" distL="0" distR="0" simplePos="0" relativeHeight="487588864" behindDoc="1" locked="0" layoutInCell="1" allowOverlap="1" wp14:anchorId="5271D655" wp14:editId="743851F1">
                <wp:simplePos x="0" y="0"/>
                <wp:positionH relativeFrom="page">
                  <wp:posOffset>2502535</wp:posOffset>
                </wp:positionH>
                <wp:positionV relativeFrom="paragraph">
                  <wp:posOffset>220345</wp:posOffset>
                </wp:positionV>
                <wp:extent cx="3618230" cy="2546350"/>
                <wp:effectExtent l="0" t="0" r="1270" b="6350"/>
                <wp:wrapTopAndBottom/>
                <wp:docPr id="642870491" name="docshapegroup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8230" cy="2546350"/>
                          <a:chOff x="3941" y="347"/>
                          <a:chExt cx="5698" cy="4010"/>
                        </a:xfrm>
                      </wpg:grpSpPr>
                      <pic:pic xmlns:pic="http://schemas.openxmlformats.org/drawingml/2006/picture">
                        <pic:nvPicPr>
                          <pic:cNvPr id="1591774533" name="docshape27"/>
                          <pic:cNvPicPr>
                            <a:picLocks/>
                          </pic:cNvPicPr>
                        </pic:nvPicPr>
                        <pic:blipFill>
                          <a:blip r:embed="rId41">
                            <a:extLst>
                              <a:ext uri="{28A0092B-C50C-407E-A947-70E740481C1C}">
                                <a14:useLocalDpi xmlns:a14="http://schemas.microsoft.com/office/drawing/2010/main" val="0"/>
                              </a:ext>
                            </a:extLst>
                          </a:blip>
                          <a:srcRect/>
                          <a:stretch>
                            <a:fillRect/>
                          </a:stretch>
                        </pic:blipFill>
                        <pic:spPr bwMode="auto">
                          <a:xfrm>
                            <a:off x="4123" y="431"/>
                            <a:ext cx="5345" cy="29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14289877" name="docshape28"/>
                        <wps:cNvSpPr>
                          <a:spLocks/>
                        </wps:cNvSpPr>
                        <wps:spPr bwMode="auto">
                          <a:xfrm>
                            <a:off x="3940" y="347"/>
                            <a:ext cx="5698" cy="4010"/>
                          </a:xfrm>
                          <a:custGeom>
                            <a:avLst/>
                            <a:gdLst>
                              <a:gd name="T0" fmla="+- 0 9623 3941"/>
                              <a:gd name="T1" fmla="*/ T0 w 5698"/>
                              <a:gd name="T2" fmla="+- 0 643 347"/>
                              <a:gd name="T3" fmla="*/ 643 h 4010"/>
                              <a:gd name="T4" fmla="+- 0 9540 3941"/>
                              <a:gd name="T5" fmla="*/ T4 w 5698"/>
                              <a:gd name="T6" fmla="+- 0 475 347"/>
                              <a:gd name="T7" fmla="*/ 475 h 4010"/>
                              <a:gd name="T8" fmla="+- 0 9422 3941"/>
                              <a:gd name="T9" fmla="*/ T8 w 5698"/>
                              <a:gd name="T10" fmla="+- 0 390 347"/>
                              <a:gd name="T11" fmla="*/ 390 h 4010"/>
                              <a:gd name="T12" fmla="+- 0 9414 3941"/>
                              <a:gd name="T13" fmla="*/ T12 w 5698"/>
                              <a:gd name="T14" fmla="+- 0 3152 347"/>
                              <a:gd name="T15" fmla="*/ 3152 h 4010"/>
                              <a:gd name="T16" fmla="+- 0 9268 3941"/>
                              <a:gd name="T17" fmla="*/ T16 w 5698"/>
                              <a:gd name="T18" fmla="+- 0 3278 347"/>
                              <a:gd name="T19" fmla="*/ 3278 h 4010"/>
                              <a:gd name="T20" fmla="+- 0 4285 3941"/>
                              <a:gd name="T21" fmla="*/ T20 w 5698"/>
                              <a:gd name="T22" fmla="+- 0 3273 347"/>
                              <a:gd name="T23" fmla="*/ 3273 h 4010"/>
                              <a:gd name="T24" fmla="+- 0 4158 3941"/>
                              <a:gd name="T25" fmla="*/ T24 w 5698"/>
                              <a:gd name="T26" fmla="+- 0 3099 347"/>
                              <a:gd name="T27" fmla="*/ 3099 h 4010"/>
                              <a:gd name="T28" fmla="+- 0 4165 3941"/>
                              <a:gd name="T29" fmla="*/ T28 w 5698"/>
                              <a:gd name="T30" fmla="+- 0 692 347"/>
                              <a:gd name="T31" fmla="*/ 692 h 4010"/>
                              <a:gd name="T32" fmla="+- 0 4311 3941"/>
                              <a:gd name="T33" fmla="*/ T32 w 5698"/>
                              <a:gd name="T34" fmla="+- 0 566 347"/>
                              <a:gd name="T35" fmla="*/ 566 h 4010"/>
                              <a:gd name="T36" fmla="+- 0 9294 3941"/>
                              <a:gd name="T37" fmla="*/ T36 w 5698"/>
                              <a:gd name="T38" fmla="+- 0 570 347"/>
                              <a:gd name="T39" fmla="*/ 570 h 4010"/>
                              <a:gd name="T40" fmla="+- 0 9421 3941"/>
                              <a:gd name="T41" fmla="*/ T40 w 5698"/>
                              <a:gd name="T42" fmla="+- 0 745 347"/>
                              <a:gd name="T43" fmla="*/ 745 h 4010"/>
                              <a:gd name="T44" fmla="+- 0 9342 3941"/>
                              <a:gd name="T45" fmla="*/ T44 w 5698"/>
                              <a:gd name="T46" fmla="+- 0 361 347"/>
                              <a:gd name="T47" fmla="*/ 361 h 4010"/>
                              <a:gd name="T48" fmla="+- 0 4370 3941"/>
                              <a:gd name="T49" fmla="*/ T48 w 5698"/>
                              <a:gd name="T50" fmla="+- 0 347 347"/>
                              <a:gd name="T51" fmla="*/ 347 h 4010"/>
                              <a:gd name="T52" fmla="+- 0 4177 3941"/>
                              <a:gd name="T53" fmla="*/ T52 w 5698"/>
                              <a:gd name="T54" fmla="+- 0 380 347"/>
                              <a:gd name="T55" fmla="*/ 380 h 4010"/>
                              <a:gd name="T56" fmla="+- 0 4026 3941"/>
                              <a:gd name="T57" fmla="*/ T56 w 5698"/>
                              <a:gd name="T58" fmla="+- 0 491 347"/>
                              <a:gd name="T59" fmla="*/ 491 h 4010"/>
                              <a:gd name="T60" fmla="+- 0 3948 3941"/>
                              <a:gd name="T61" fmla="*/ T60 w 5698"/>
                              <a:gd name="T62" fmla="+- 0 687 347"/>
                              <a:gd name="T63" fmla="*/ 687 h 4010"/>
                              <a:gd name="T64" fmla="+- 0 3944 3941"/>
                              <a:gd name="T65" fmla="*/ T64 w 5698"/>
                              <a:gd name="T66" fmla="+- 0 3135 347"/>
                              <a:gd name="T67" fmla="*/ 3135 h 4010"/>
                              <a:gd name="T68" fmla="+- 0 4003 3941"/>
                              <a:gd name="T69" fmla="*/ T68 w 5698"/>
                              <a:gd name="T70" fmla="+- 0 3319 347"/>
                              <a:gd name="T71" fmla="*/ 3319 h 4010"/>
                              <a:gd name="T72" fmla="+- 0 4139 3941"/>
                              <a:gd name="T73" fmla="*/ T72 w 5698"/>
                              <a:gd name="T74" fmla="+- 0 3445 347"/>
                              <a:gd name="T75" fmla="*/ 3445 h 4010"/>
                              <a:gd name="T76" fmla="+- 0 4370 3941"/>
                              <a:gd name="T77" fmla="*/ T76 w 5698"/>
                              <a:gd name="T78" fmla="+- 0 3496 347"/>
                              <a:gd name="T79" fmla="*/ 3496 h 4010"/>
                              <a:gd name="T80" fmla="+- 0 6449 3941"/>
                              <a:gd name="T81" fmla="*/ T80 w 5698"/>
                              <a:gd name="T82" fmla="+- 0 3756 347"/>
                              <a:gd name="T83" fmla="*/ 3756 h 4010"/>
                              <a:gd name="T84" fmla="+- 0 6212 3941"/>
                              <a:gd name="T85" fmla="*/ T84 w 5698"/>
                              <a:gd name="T86" fmla="+- 0 3783 347"/>
                              <a:gd name="T87" fmla="*/ 3783 h 4010"/>
                              <a:gd name="T88" fmla="+- 0 5994 3941"/>
                              <a:gd name="T89" fmla="*/ T88 w 5698"/>
                              <a:gd name="T90" fmla="+- 0 3824 347"/>
                              <a:gd name="T91" fmla="*/ 3824 h 4010"/>
                              <a:gd name="T92" fmla="+- 0 5755 3941"/>
                              <a:gd name="T93" fmla="*/ T92 w 5698"/>
                              <a:gd name="T94" fmla="+- 0 3895 347"/>
                              <a:gd name="T95" fmla="*/ 3895 h 4010"/>
                              <a:gd name="T96" fmla="+- 0 5540 3941"/>
                              <a:gd name="T97" fmla="*/ T96 w 5698"/>
                              <a:gd name="T98" fmla="+- 0 4010 347"/>
                              <a:gd name="T99" fmla="*/ 4010 h 4010"/>
                              <a:gd name="T100" fmla="+- 0 5476 3941"/>
                              <a:gd name="T101" fmla="*/ T100 w 5698"/>
                              <a:gd name="T102" fmla="+- 0 4189 347"/>
                              <a:gd name="T103" fmla="*/ 4189 h 4010"/>
                              <a:gd name="T104" fmla="+- 0 5677 3941"/>
                              <a:gd name="T105" fmla="*/ T104 w 5698"/>
                              <a:gd name="T106" fmla="+- 0 4309 347"/>
                              <a:gd name="T107" fmla="*/ 4309 h 4010"/>
                              <a:gd name="T108" fmla="+- 0 6017 3941"/>
                              <a:gd name="T109" fmla="*/ T108 w 5698"/>
                              <a:gd name="T110" fmla="+- 0 4337 347"/>
                              <a:gd name="T111" fmla="*/ 4337 h 4010"/>
                              <a:gd name="T112" fmla="+- 0 6486 3941"/>
                              <a:gd name="T113" fmla="*/ T112 w 5698"/>
                              <a:gd name="T114" fmla="+- 0 4350 347"/>
                              <a:gd name="T115" fmla="*/ 4350 h 4010"/>
                              <a:gd name="T116" fmla="+- 0 6929 3941"/>
                              <a:gd name="T117" fmla="*/ T116 w 5698"/>
                              <a:gd name="T118" fmla="+- 0 4356 347"/>
                              <a:gd name="T119" fmla="*/ 4356 h 4010"/>
                              <a:gd name="T120" fmla="+- 0 7187 3941"/>
                              <a:gd name="T121" fmla="*/ T120 w 5698"/>
                              <a:gd name="T122" fmla="+- 0 4356 347"/>
                              <a:gd name="T123" fmla="*/ 4356 h 4010"/>
                              <a:gd name="T124" fmla="+- 0 7424 3941"/>
                              <a:gd name="T125" fmla="*/ T124 w 5698"/>
                              <a:gd name="T126" fmla="+- 0 4352 347"/>
                              <a:gd name="T127" fmla="*/ 4352 h 4010"/>
                              <a:gd name="T128" fmla="+- 0 7638 3941"/>
                              <a:gd name="T129" fmla="*/ T128 w 5698"/>
                              <a:gd name="T130" fmla="+- 0 4344 347"/>
                              <a:gd name="T131" fmla="*/ 4344 h 4010"/>
                              <a:gd name="T132" fmla="+- 0 7883 3941"/>
                              <a:gd name="T133" fmla="*/ T132 w 5698"/>
                              <a:gd name="T134" fmla="+- 0 4325 347"/>
                              <a:gd name="T135" fmla="*/ 4325 h 4010"/>
                              <a:gd name="T136" fmla="+- 0 8102 3941"/>
                              <a:gd name="T137" fmla="*/ T136 w 5698"/>
                              <a:gd name="T138" fmla="+- 0 4241 347"/>
                              <a:gd name="T139" fmla="*/ 4241 h 4010"/>
                              <a:gd name="T140" fmla="+- 0 8072 3941"/>
                              <a:gd name="T141" fmla="*/ T140 w 5698"/>
                              <a:gd name="T142" fmla="+- 0 4010 347"/>
                              <a:gd name="T143" fmla="*/ 4010 h 4010"/>
                              <a:gd name="T144" fmla="+- 0 7856 3941"/>
                              <a:gd name="T145" fmla="*/ T144 w 5698"/>
                              <a:gd name="T146" fmla="+- 0 3895 347"/>
                              <a:gd name="T147" fmla="*/ 3895 h 4010"/>
                              <a:gd name="T148" fmla="+- 0 7618 3941"/>
                              <a:gd name="T149" fmla="*/ T148 w 5698"/>
                              <a:gd name="T150" fmla="+- 0 3824 347"/>
                              <a:gd name="T151" fmla="*/ 3824 h 4010"/>
                              <a:gd name="T152" fmla="+- 0 7401 3941"/>
                              <a:gd name="T153" fmla="*/ T152 w 5698"/>
                              <a:gd name="T154" fmla="+- 0 3783 347"/>
                              <a:gd name="T155" fmla="*/ 3783 h 4010"/>
                              <a:gd name="T156" fmla="+- 0 7164 3941"/>
                              <a:gd name="T157" fmla="*/ T156 w 5698"/>
                              <a:gd name="T158" fmla="+- 0 3756 347"/>
                              <a:gd name="T159" fmla="*/ 3756 h 4010"/>
                              <a:gd name="T160" fmla="+- 0 9209 3941"/>
                              <a:gd name="T161" fmla="*/ T160 w 5698"/>
                              <a:gd name="T162" fmla="+- 0 3496 347"/>
                              <a:gd name="T163" fmla="*/ 3496 h 4010"/>
                              <a:gd name="T164" fmla="+- 0 9402 3941"/>
                              <a:gd name="T165" fmla="*/ T164 w 5698"/>
                              <a:gd name="T166" fmla="+- 0 3464 347"/>
                              <a:gd name="T167" fmla="*/ 3464 h 4010"/>
                              <a:gd name="T168" fmla="+- 0 9553 3941"/>
                              <a:gd name="T169" fmla="*/ T168 w 5698"/>
                              <a:gd name="T170" fmla="+- 0 3353 347"/>
                              <a:gd name="T171" fmla="*/ 3353 h 4010"/>
                              <a:gd name="T172" fmla="+- 0 9612 3941"/>
                              <a:gd name="T173" fmla="*/ T172 w 5698"/>
                              <a:gd name="T174" fmla="+- 0 3242 347"/>
                              <a:gd name="T175" fmla="*/ 3242 h 4010"/>
                              <a:gd name="T176" fmla="+- 0 9637 3941"/>
                              <a:gd name="T177" fmla="*/ T176 w 5698"/>
                              <a:gd name="T178" fmla="+- 0 3112 347"/>
                              <a:gd name="T179" fmla="*/ 3112 h 40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5698" h="4010">
                                <a:moveTo>
                                  <a:pt x="5697" y="430"/>
                                </a:moveTo>
                                <a:lnTo>
                                  <a:pt x="5694" y="361"/>
                                </a:lnTo>
                                <a:lnTo>
                                  <a:pt x="5682" y="296"/>
                                </a:lnTo>
                                <a:lnTo>
                                  <a:pt x="5663" y="234"/>
                                </a:lnTo>
                                <a:lnTo>
                                  <a:pt x="5635" y="178"/>
                                </a:lnTo>
                                <a:lnTo>
                                  <a:pt x="5599" y="128"/>
                                </a:lnTo>
                                <a:lnTo>
                                  <a:pt x="5553" y="85"/>
                                </a:lnTo>
                                <a:lnTo>
                                  <a:pt x="5501" y="51"/>
                                </a:lnTo>
                                <a:lnTo>
                                  <a:pt x="5481" y="43"/>
                                </a:lnTo>
                                <a:lnTo>
                                  <a:pt x="5481" y="430"/>
                                </a:lnTo>
                                <a:lnTo>
                                  <a:pt x="5481" y="2720"/>
                                </a:lnTo>
                                <a:lnTo>
                                  <a:pt x="5473" y="2805"/>
                                </a:lnTo>
                                <a:lnTo>
                                  <a:pt x="5453" y="2861"/>
                                </a:lnTo>
                                <a:lnTo>
                                  <a:pt x="5400" y="2910"/>
                                </a:lnTo>
                                <a:lnTo>
                                  <a:pt x="5327" y="2931"/>
                                </a:lnTo>
                                <a:lnTo>
                                  <a:pt x="5268" y="2935"/>
                                </a:lnTo>
                                <a:lnTo>
                                  <a:pt x="429" y="2935"/>
                                </a:lnTo>
                                <a:lnTo>
                                  <a:pt x="344" y="2926"/>
                                </a:lnTo>
                                <a:lnTo>
                                  <a:pt x="271" y="2891"/>
                                </a:lnTo>
                                <a:lnTo>
                                  <a:pt x="230" y="2827"/>
                                </a:lnTo>
                                <a:lnTo>
                                  <a:pt x="217" y="2752"/>
                                </a:lnTo>
                                <a:lnTo>
                                  <a:pt x="216" y="2720"/>
                                </a:lnTo>
                                <a:lnTo>
                                  <a:pt x="216" y="430"/>
                                </a:lnTo>
                                <a:lnTo>
                                  <a:pt x="224" y="345"/>
                                </a:lnTo>
                                <a:lnTo>
                                  <a:pt x="245" y="288"/>
                                </a:lnTo>
                                <a:lnTo>
                                  <a:pt x="297" y="241"/>
                                </a:lnTo>
                                <a:lnTo>
                                  <a:pt x="370" y="219"/>
                                </a:lnTo>
                                <a:lnTo>
                                  <a:pt x="429" y="214"/>
                                </a:lnTo>
                                <a:lnTo>
                                  <a:pt x="5268" y="214"/>
                                </a:lnTo>
                                <a:lnTo>
                                  <a:pt x="5353" y="223"/>
                                </a:lnTo>
                                <a:lnTo>
                                  <a:pt x="5426" y="259"/>
                                </a:lnTo>
                                <a:lnTo>
                                  <a:pt x="5467" y="322"/>
                                </a:lnTo>
                                <a:lnTo>
                                  <a:pt x="5480" y="398"/>
                                </a:lnTo>
                                <a:lnTo>
                                  <a:pt x="5481" y="430"/>
                                </a:lnTo>
                                <a:lnTo>
                                  <a:pt x="5481" y="43"/>
                                </a:lnTo>
                                <a:lnTo>
                                  <a:pt x="5401" y="14"/>
                                </a:lnTo>
                                <a:lnTo>
                                  <a:pt x="5314" y="2"/>
                                </a:lnTo>
                                <a:lnTo>
                                  <a:pt x="5268" y="0"/>
                                </a:lnTo>
                                <a:lnTo>
                                  <a:pt x="429" y="0"/>
                                </a:lnTo>
                                <a:lnTo>
                                  <a:pt x="361" y="4"/>
                                </a:lnTo>
                                <a:lnTo>
                                  <a:pt x="296" y="14"/>
                                </a:lnTo>
                                <a:lnTo>
                                  <a:pt x="236" y="33"/>
                                </a:lnTo>
                                <a:lnTo>
                                  <a:pt x="180" y="60"/>
                                </a:lnTo>
                                <a:lnTo>
                                  <a:pt x="128" y="98"/>
                                </a:lnTo>
                                <a:lnTo>
                                  <a:pt x="85" y="144"/>
                                </a:lnTo>
                                <a:lnTo>
                                  <a:pt x="51" y="197"/>
                                </a:lnTo>
                                <a:lnTo>
                                  <a:pt x="26" y="255"/>
                                </a:lnTo>
                                <a:lnTo>
                                  <a:pt x="7" y="340"/>
                                </a:lnTo>
                                <a:lnTo>
                                  <a:pt x="0" y="430"/>
                                </a:lnTo>
                                <a:lnTo>
                                  <a:pt x="0" y="2720"/>
                                </a:lnTo>
                                <a:lnTo>
                                  <a:pt x="3" y="2788"/>
                                </a:lnTo>
                                <a:lnTo>
                                  <a:pt x="15" y="2854"/>
                                </a:lnTo>
                                <a:lnTo>
                                  <a:pt x="34" y="2915"/>
                                </a:lnTo>
                                <a:lnTo>
                                  <a:pt x="62" y="2972"/>
                                </a:lnTo>
                                <a:lnTo>
                                  <a:pt x="99" y="3022"/>
                                </a:lnTo>
                                <a:lnTo>
                                  <a:pt x="145" y="3064"/>
                                </a:lnTo>
                                <a:lnTo>
                                  <a:pt x="198" y="3098"/>
                                </a:lnTo>
                                <a:lnTo>
                                  <a:pt x="257" y="3123"/>
                                </a:lnTo>
                                <a:lnTo>
                                  <a:pt x="339" y="3143"/>
                                </a:lnTo>
                                <a:lnTo>
                                  <a:pt x="429" y="3149"/>
                                </a:lnTo>
                                <a:lnTo>
                                  <a:pt x="2592" y="3149"/>
                                </a:lnTo>
                                <a:lnTo>
                                  <a:pt x="2592" y="3403"/>
                                </a:lnTo>
                                <a:lnTo>
                                  <a:pt x="2508" y="3409"/>
                                </a:lnTo>
                                <a:lnTo>
                                  <a:pt x="2427" y="3416"/>
                                </a:lnTo>
                                <a:lnTo>
                                  <a:pt x="2348" y="3425"/>
                                </a:lnTo>
                                <a:lnTo>
                                  <a:pt x="2271" y="3436"/>
                                </a:lnTo>
                                <a:lnTo>
                                  <a:pt x="2196" y="3448"/>
                                </a:lnTo>
                                <a:lnTo>
                                  <a:pt x="2123" y="3462"/>
                                </a:lnTo>
                                <a:lnTo>
                                  <a:pt x="2053" y="3477"/>
                                </a:lnTo>
                                <a:lnTo>
                                  <a:pt x="1984" y="3495"/>
                                </a:lnTo>
                                <a:lnTo>
                                  <a:pt x="1917" y="3514"/>
                                </a:lnTo>
                                <a:lnTo>
                                  <a:pt x="1814" y="3548"/>
                                </a:lnTo>
                                <a:lnTo>
                                  <a:pt x="1726" y="3584"/>
                                </a:lnTo>
                                <a:lnTo>
                                  <a:pt x="1655" y="3623"/>
                                </a:lnTo>
                                <a:lnTo>
                                  <a:pt x="1599" y="3663"/>
                                </a:lnTo>
                                <a:lnTo>
                                  <a:pt x="1534" y="3751"/>
                                </a:lnTo>
                                <a:lnTo>
                                  <a:pt x="1526" y="3797"/>
                                </a:lnTo>
                                <a:lnTo>
                                  <a:pt x="1535" y="3842"/>
                                </a:lnTo>
                                <a:lnTo>
                                  <a:pt x="1602" y="3914"/>
                                </a:lnTo>
                                <a:lnTo>
                                  <a:pt x="1660" y="3941"/>
                                </a:lnTo>
                                <a:lnTo>
                                  <a:pt x="1736" y="3962"/>
                                </a:lnTo>
                                <a:lnTo>
                                  <a:pt x="1828" y="3976"/>
                                </a:lnTo>
                                <a:lnTo>
                                  <a:pt x="1937" y="3984"/>
                                </a:lnTo>
                                <a:lnTo>
                                  <a:pt x="2076" y="3990"/>
                                </a:lnTo>
                                <a:lnTo>
                                  <a:pt x="2224" y="3995"/>
                                </a:lnTo>
                                <a:lnTo>
                                  <a:pt x="2381" y="3999"/>
                                </a:lnTo>
                                <a:lnTo>
                                  <a:pt x="2545" y="4003"/>
                                </a:lnTo>
                                <a:lnTo>
                                  <a:pt x="2717" y="4006"/>
                                </a:lnTo>
                                <a:lnTo>
                                  <a:pt x="2897" y="4008"/>
                                </a:lnTo>
                                <a:lnTo>
                                  <a:pt x="2988" y="4009"/>
                                </a:lnTo>
                                <a:lnTo>
                                  <a:pt x="3076" y="4010"/>
                                </a:lnTo>
                                <a:lnTo>
                                  <a:pt x="3163" y="4010"/>
                                </a:lnTo>
                                <a:lnTo>
                                  <a:pt x="3246" y="4009"/>
                                </a:lnTo>
                                <a:lnTo>
                                  <a:pt x="3328" y="4008"/>
                                </a:lnTo>
                                <a:lnTo>
                                  <a:pt x="3406" y="4007"/>
                                </a:lnTo>
                                <a:lnTo>
                                  <a:pt x="3483" y="4005"/>
                                </a:lnTo>
                                <a:lnTo>
                                  <a:pt x="3557" y="4003"/>
                                </a:lnTo>
                                <a:lnTo>
                                  <a:pt x="3628" y="4000"/>
                                </a:lnTo>
                                <a:lnTo>
                                  <a:pt x="3697" y="3997"/>
                                </a:lnTo>
                                <a:lnTo>
                                  <a:pt x="3764" y="3993"/>
                                </a:lnTo>
                                <a:lnTo>
                                  <a:pt x="3828" y="3989"/>
                                </a:lnTo>
                                <a:lnTo>
                                  <a:pt x="3942" y="3978"/>
                                </a:lnTo>
                                <a:lnTo>
                                  <a:pt x="4036" y="3958"/>
                                </a:lnTo>
                                <a:lnTo>
                                  <a:pt x="4109" y="3930"/>
                                </a:lnTo>
                                <a:lnTo>
                                  <a:pt x="4161" y="3894"/>
                                </a:lnTo>
                                <a:lnTo>
                                  <a:pt x="4202" y="3797"/>
                                </a:lnTo>
                                <a:lnTo>
                                  <a:pt x="4194" y="3751"/>
                                </a:lnTo>
                                <a:lnTo>
                                  <a:pt x="4131" y="3663"/>
                                </a:lnTo>
                                <a:lnTo>
                                  <a:pt x="4075" y="3623"/>
                                </a:lnTo>
                                <a:lnTo>
                                  <a:pt x="4003" y="3584"/>
                                </a:lnTo>
                                <a:lnTo>
                                  <a:pt x="3915" y="3548"/>
                                </a:lnTo>
                                <a:lnTo>
                                  <a:pt x="3811" y="3514"/>
                                </a:lnTo>
                                <a:lnTo>
                                  <a:pt x="3745" y="3495"/>
                                </a:lnTo>
                                <a:lnTo>
                                  <a:pt x="3677" y="3477"/>
                                </a:lnTo>
                                <a:lnTo>
                                  <a:pt x="3607" y="3462"/>
                                </a:lnTo>
                                <a:lnTo>
                                  <a:pt x="3535" y="3448"/>
                                </a:lnTo>
                                <a:lnTo>
                                  <a:pt x="3460" y="3436"/>
                                </a:lnTo>
                                <a:lnTo>
                                  <a:pt x="3383" y="3425"/>
                                </a:lnTo>
                                <a:lnTo>
                                  <a:pt x="3304" y="3416"/>
                                </a:lnTo>
                                <a:lnTo>
                                  <a:pt x="3223" y="3409"/>
                                </a:lnTo>
                                <a:lnTo>
                                  <a:pt x="3139" y="3403"/>
                                </a:lnTo>
                                <a:lnTo>
                                  <a:pt x="3139" y="3149"/>
                                </a:lnTo>
                                <a:lnTo>
                                  <a:pt x="5268" y="3149"/>
                                </a:lnTo>
                                <a:lnTo>
                                  <a:pt x="5336" y="3146"/>
                                </a:lnTo>
                                <a:lnTo>
                                  <a:pt x="5401" y="3135"/>
                                </a:lnTo>
                                <a:lnTo>
                                  <a:pt x="5461" y="3117"/>
                                </a:lnTo>
                                <a:lnTo>
                                  <a:pt x="5517" y="3089"/>
                                </a:lnTo>
                                <a:lnTo>
                                  <a:pt x="5569" y="3052"/>
                                </a:lnTo>
                                <a:lnTo>
                                  <a:pt x="5612" y="3006"/>
                                </a:lnTo>
                                <a:lnTo>
                                  <a:pt x="5646" y="2953"/>
                                </a:lnTo>
                                <a:lnTo>
                                  <a:pt x="5654" y="2935"/>
                                </a:lnTo>
                                <a:lnTo>
                                  <a:pt x="5671" y="2895"/>
                                </a:lnTo>
                                <a:lnTo>
                                  <a:pt x="5682" y="2853"/>
                                </a:lnTo>
                                <a:lnTo>
                                  <a:pt x="5691" y="2810"/>
                                </a:lnTo>
                                <a:lnTo>
                                  <a:pt x="5696" y="2765"/>
                                </a:lnTo>
                                <a:lnTo>
                                  <a:pt x="5697" y="2720"/>
                                </a:lnTo>
                                <a:lnTo>
                                  <a:pt x="5697" y="430"/>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6531103" name="docshape29"/>
                        <wps:cNvSpPr>
                          <a:spLocks/>
                        </wps:cNvSpPr>
                        <wps:spPr bwMode="auto">
                          <a:xfrm>
                            <a:off x="8565" y="3299"/>
                            <a:ext cx="504" cy="164"/>
                          </a:xfrm>
                          <a:custGeom>
                            <a:avLst/>
                            <a:gdLst>
                              <a:gd name="T0" fmla="+- 0 8972 8566"/>
                              <a:gd name="T1" fmla="*/ T0 w 504"/>
                              <a:gd name="T2" fmla="+- 0 3461 3299"/>
                              <a:gd name="T3" fmla="*/ 3461 h 164"/>
                              <a:gd name="T4" fmla="+- 0 8943 8566"/>
                              <a:gd name="T5" fmla="*/ T4 w 504"/>
                              <a:gd name="T6" fmla="+- 0 3447 3299"/>
                              <a:gd name="T7" fmla="*/ 3447 h 164"/>
                              <a:gd name="T8" fmla="+- 0 8921 8566"/>
                              <a:gd name="T9" fmla="*/ T8 w 504"/>
                              <a:gd name="T10" fmla="+- 0 3424 3299"/>
                              <a:gd name="T11" fmla="*/ 3424 h 164"/>
                              <a:gd name="T12" fmla="+- 0 8910 8566"/>
                              <a:gd name="T13" fmla="*/ T12 w 504"/>
                              <a:gd name="T14" fmla="+- 0 3397 3299"/>
                              <a:gd name="T15" fmla="*/ 3397 h 164"/>
                              <a:gd name="T16" fmla="+- 0 8910 8566"/>
                              <a:gd name="T17" fmla="*/ T16 w 504"/>
                              <a:gd name="T18" fmla="+- 0 3365 3299"/>
                              <a:gd name="T19" fmla="*/ 3365 h 164"/>
                              <a:gd name="T20" fmla="+- 0 8921 8566"/>
                              <a:gd name="T21" fmla="*/ T20 w 504"/>
                              <a:gd name="T22" fmla="+- 0 3335 3299"/>
                              <a:gd name="T23" fmla="*/ 3335 h 164"/>
                              <a:gd name="T24" fmla="+- 0 8943 8566"/>
                              <a:gd name="T25" fmla="*/ T24 w 504"/>
                              <a:gd name="T26" fmla="+- 0 3313 3299"/>
                              <a:gd name="T27" fmla="*/ 3313 h 164"/>
                              <a:gd name="T28" fmla="+- 0 8972 8566"/>
                              <a:gd name="T29" fmla="*/ T28 w 504"/>
                              <a:gd name="T30" fmla="+- 0 3301 3299"/>
                              <a:gd name="T31" fmla="*/ 3301 h 164"/>
                              <a:gd name="T32" fmla="+- 0 9005 8566"/>
                              <a:gd name="T33" fmla="*/ T32 w 504"/>
                              <a:gd name="T34" fmla="+- 0 3301 3299"/>
                              <a:gd name="T35" fmla="*/ 3301 h 164"/>
                              <a:gd name="T36" fmla="+- 0 9034 8566"/>
                              <a:gd name="T37" fmla="*/ T36 w 504"/>
                              <a:gd name="T38" fmla="+- 0 3313 3299"/>
                              <a:gd name="T39" fmla="*/ 3313 h 164"/>
                              <a:gd name="T40" fmla="+- 0 9056 8566"/>
                              <a:gd name="T41" fmla="*/ T40 w 504"/>
                              <a:gd name="T42" fmla="+- 0 3335 3299"/>
                              <a:gd name="T43" fmla="*/ 3335 h 164"/>
                              <a:gd name="T44" fmla="+- 0 9068 8566"/>
                              <a:gd name="T45" fmla="*/ T44 w 504"/>
                              <a:gd name="T46" fmla="+- 0 3365 3299"/>
                              <a:gd name="T47" fmla="*/ 3365 h 164"/>
                              <a:gd name="T48" fmla="+- 0 9068 8566"/>
                              <a:gd name="T49" fmla="*/ T48 w 504"/>
                              <a:gd name="T50" fmla="+- 0 3397 3299"/>
                              <a:gd name="T51" fmla="*/ 3397 h 164"/>
                              <a:gd name="T52" fmla="+- 0 9056 8566"/>
                              <a:gd name="T53" fmla="*/ T52 w 504"/>
                              <a:gd name="T54" fmla="+- 0 3424 3299"/>
                              <a:gd name="T55" fmla="*/ 3424 h 164"/>
                              <a:gd name="T56" fmla="+- 0 9034 8566"/>
                              <a:gd name="T57" fmla="*/ T56 w 504"/>
                              <a:gd name="T58" fmla="+- 0 3447 3299"/>
                              <a:gd name="T59" fmla="*/ 3447 h 164"/>
                              <a:gd name="T60" fmla="+- 0 9005 8566"/>
                              <a:gd name="T61" fmla="*/ T60 w 504"/>
                              <a:gd name="T62" fmla="+- 0 3461 3299"/>
                              <a:gd name="T63" fmla="*/ 3461 h 164"/>
                              <a:gd name="T64" fmla="+- 0 8796 8566"/>
                              <a:gd name="T65" fmla="*/ T64 w 504"/>
                              <a:gd name="T66" fmla="+- 0 3462 3299"/>
                              <a:gd name="T67" fmla="*/ 3462 h 164"/>
                              <a:gd name="T68" fmla="+- 0 8774 8566"/>
                              <a:gd name="T69" fmla="*/ T68 w 504"/>
                              <a:gd name="T70" fmla="+- 0 3457 3299"/>
                              <a:gd name="T71" fmla="*/ 3457 h 164"/>
                              <a:gd name="T72" fmla="+- 0 8753 8566"/>
                              <a:gd name="T73" fmla="*/ T72 w 504"/>
                              <a:gd name="T74" fmla="+- 0 3441 3299"/>
                              <a:gd name="T75" fmla="*/ 3441 h 164"/>
                              <a:gd name="T76" fmla="+- 0 8741 8566"/>
                              <a:gd name="T77" fmla="*/ T76 w 504"/>
                              <a:gd name="T78" fmla="+- 0 3423 3299"/>
                              <a:gd name="T79" fmla="*/ 3423 h 164"/>
                              <a:gd name="T80" fmla="+- 0 8736 8566"/>
                              <a:gd name="T81" fmla="*/ T80 w 504"/>
                              <a:gd name="T82" fmla="+- 0 3400 3299"/>
                              <a:gd name="T83" fmla="*/ 3400 h 164"/>
                              <a:gd name="T84" fmla="+- 0 8741 8566"/>
                              <a:gd name="T85" fmla="*/ T84 w 504"/>
                              <a:gd name="T86" fmla="+- 0 3377 3299"/>
                              <a:gd name="T87" fmla="*/ 3377 h 164"/>
                              <a:gd name="T88" fmla="+- 0 8753 8566"/>
                              <a:gd name="T89" fmla="*/ T88 w 504"/>
                              <a:gd name="T90" fmla="+- 0 3357 3299"/>
                              <a:gd name="T91" fmla="*/ 3357 h 164"/>
                              <a:gd name="T92" fmla="+- 0 8774 8566"/>
                              <a:gd name="T93" fmla="*/ T92 w 504"/>
                              <a:gd name="T94" fmla="+- 0 3344 3299"/>
                              <a:gd name="T95" fmla="*/ 3344 h 164"/>
                              <a:gd name="T96" fmla="+- 0 8796 8566"/>
                              <a:gd name="T97" fmla="*/ T96 w 504"/>
                              <a:gd name="T98" fmla="+- 0 3340 3299"/>
                              <a:gd name="T99" fmla="*/ 3340 h 164"/>
                              <a:gd name="T100" fmla="+- 0 8821 8566"/>
                              <a:gd name="T101" fmla="*/ T100 w 504"/>
                              <a:gd name="T102" fmla="+- 0 3344 3299"/>
                              <a:gd name="T103" fmla="*/ 3344 h 164"/>
                              <a:gd name="T104" fmla="+- 0 8839 8566"/>
                              <a:gd name="T105" fmla="*/ T104 w 504"/>
                              <a:gd name="T106" fmla="+- 0 3357 3299"/>
                              <a:gd name="T107" fmla="*/ 3357 h 164"/>
                              <a:gd name="T108" fmla="+- 0 8853 8566"/>
                              <a:gd name="T109" fmla="*/ T108 w 504"/>
                              <a:gd name="T110" fmla="+- 0 3377 3299"/>
                              <a:gd name="T111" fmla="*/ 3377 h 164"/>
                              <a:gd name="T112" fmla="+- 0 8858 8566"/>
                              <a:gd name="T113" fmla="*/ T112 w 504"/>
                              <a:gd name="T114" fmla="+- 0 3400 3299"/>
                              <a:gd name="T115" fmla="*/ 3400 h 164"/>
                              <a:gd name="T116" fmla="+- 0 8853 8566"/>
                              <a:gd name="T117" fmla="*/ T116 w 504"/>
                              <a:gd name="T118" fmla="+- 0 3423 3299"/>
                              <a:gd name="T119" fmla="*/ 3423 h 164"/>
                              <a:gd name="T120" fmla="+- 0 8839 8566"/>
                              <a:gd name="T121" fmla="*/ T120 w 504"/>
                              <a:gd name="T122" fmla="+- 0 3441 3299"/>
                              <a:gd name="T123" fmla="*/ 3441 h 164"/>
                              <a:gd name="T124" fmla="+- 0 8821 8566"/>
                              <a:gd name="T125" fmla="*/ T124 w 504"/>
                              <a:gd name="T126" fmla="+- 0 3457 3299"/>
                              <a:gd name="T127" fmla="*/ 3457 h 164"/>
                              <a:gd name="T128" fmla="+- 0 8796 8566"/>
                              <a:gd name="T129" fmla="*/ T128 w 504"/>
                              <a:gd name="T130" fmla="+- 0 3462 3299"/>
                              <a:gd name="T131" fmla="*/ 3462 h 164"/>
                              <a:gd name="T132" fmla="+- 0 8612 8566"/>
                              <a:gd name="T133" fmla="*/ T132 w 504"/>
                              <a:gd name="T134" fmla="+- 0 3461 3299"/>
                              <a:gd name="T135" fmla="*/ 3461 h 164"/>
                              <a:gd name="T136" fmla="+- 0 8591 8566"/>
                              <a:gd name="T137" fmla="*/ T136 w 504"/>
                              <a:gd name="T138" fmla="+- 0 3450 3299"/>
                              <a:gd name="T139" fmla="*/ 3450 h 164"/>
                              <a:gd name="T140" fmla="+- 0 8574 8566"/>
                              <a:gd name="T141" fmla="*/ T140 w 504"/>
                              <a:gd name="T142" fmla="+- 0 3433 3299"/>
                              <a:gd name="T143" fmla="*/ 3433 h 164"/>
                              <a:gd name="T144" fmla="+- 0 8567 8566"/>
                              <a:gd name="T145" fmla="*/ T144 w 504"/>
                              <a:gd name="T146" fmla="+- 0 3412 3299"/>
                              <a:gd name="T147" fmla="*/ 3412 h 164"/>
                              <a:gd name="T148" fmla="+- 0 8567 8566"/>
                              <a:gd name="T149" fmla="*/ T148 w 504"/>
                              <a:gd name="T150" fmla="+- 0 3388 3299"/>
                              <a:gd name="T151" fmla="*/ 3388 h 164"/>
                              <a:gd name="T152" fmla="+- 0 8574 8566"/>
                              <a:gd name="T153" fmla="*/ T152 w 504"/>
                              <a:gd name="T154" fmla="+- 0 3366 3299"/>
                              <a:gd name="T155" fmla="*/ 3366 h 164"/>
                              <a:gd name="T156" fmla="+- 0 8591 8566"/>
                              <a:gd name="T157" fmla="*/ T156 w 504"/>
                              <a:gd name="T158" fmla="+- 0 3349 3299"/>
                              <a:gd name="T159" fmla="*/ 3349 h 164"/>
                              <a:gd name="T160" fmla="+- 0 8612 8566"/>
                              <a:gd name="T161" fmla="*/ T160 w 504"/>
                              <a:gd name="T162" fmla="+- 0 3341 3299"/>
                              <a:gd name="T163" fmla="*/ 3341 h 164"/>
                              <a:gd name="T164" fmla="+- 0 8637 8566"/>
                              <a:gd name="T165" fmla="*/ T164 w 504"/>
                              <a:gd name="T166" fmla="+- 0 3341 3299"/>
                              <a:gd name="T167" fmla="*/ 3341 h 164"/>
                              <a:gd name="T168" fmla="+- 0 8659 8566"/>
                              <a:gd name="T169" fmla="*/ T168 w 504"/>
                              <a:gd name="T170" fmla="+- 0 3349 3299"/>
                              <a:gd name="T171" fmla="*/ 3349 h 164"/>
                              <a:gd name="T172" fmla="+- 0 8676 8566"/>
                              <a:gd name="T173" fmla="*/ T172 w 504"/>
                              <a:gd name="T174" fmla="+- 0 3366 3299"/>
                              <a:gd name="T175" fmla="*/ 3366 h 164"/>
                              <a:gd name="T176" fmla="+- 0 8685 8566"/>
                              <a:gd name="T177" fmla="*/ T176 w 504"/>
                              <a:gd name="T178" fmla="+- 0 3388 3299"/>
                              <a:gd name="T179" fmla="*/ 3388 h 164"/>
                              <a:gd name="T180" fmla="+- 0 8685 8566"/>
                              <a:gd name="T181" fmla="*/ T180 w 504"/>
                              <a:gd name="T182" fmla="+- 0 3412 3299"/>
                              <a:gd name="T183" fmla="*/ 3412 h 164"/>
                              <a:gd name="T184" fmla="+- 0 8676 8566"/>
                              <a:gd name="T185" fmla="*/ T184 w 504"/>
                              <a:gd name="T186" fmla="+- 0 3433 3299"/>
                              <a:gd name="T187" fmla="*/ 3433 h 164"/>
                              <a:gd name="T188" fmla="+- 0 8659 8566"/>
                              <a:gd name="T189" fmla="*/ T188 w 504"/>
                              <a:gd name="T190" fmla="+- 0 3450 3299"/>
                              <a:gd name="T191" fmla="*/ 3450 h 164"/>
                              <a:gd name="T192" fmla="+- 0 8637 8566"/>
                              <a:gd name="T193" fmla="*/ T192 w 504"/>
                              <a:gd name="T194" fmla="+- 0 3461 3299"/>
                              <a:gd name="T195" fmla="*/ 3461 h 1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504" h="164">
                                <a:moveTo>
                                  <a:pt x="422" y="163"/>
                                </a:moveTo>
                                <a:lnTo>
                                  <a:pt x="406" y="162"/>
                                </a:lnTo>
                                <a:lnTo>
                                  <a:pt x="391" y="157"/>
                                </a:lnTo>
                                <a:lnTo>
                                  <a:pt x="377" y="148"/>
                                </a:lnTo>
                                <a:lnTo>
                                  <a:pt x="364" y="137"/>
                                </a:lnTo>
                                <a:lnTo>
                                  <a:pt x="355" y="125"/>
                                </a:lnTo>
                                <a:lnTo>
                                  <a:pt x="348" y="112"/>
                                </a:lnTo>
                                <a:lnTo>
                                  <a:pt x="344" y="98"/>
                                </a:lnTo>
                                <a:lnTo>
                                  <a:pt x="343" y="82"/>
                                </a:lnTo>
                                <a:lnTo>
                                  <a:pt x="344" y="66"/>
                                </a:lnTo>
                                <a:lnTo>
                                  <a:pt x="348" y="50"/>
                                </a:lnTo>
                                <a:lnTo>
                                  <a:pt x="355" y="36"/>
                                </a:lnTo>
                                <a:lnTo>
                                  <a:pt x="364" y="24"/>
                                </a:lnTo>
                                <a:lnTo>
                                  <a:pt x="377" y="14"/>
                                </a:lnTo>
                                <a:lnTo>
                                  <a:pt x="391" y="7"/>
                                </a:lnTo>
                                <a:lnTo>
                                  <a:pt x="406" y="2"/>
                                </a:lnTo>
                                <a:lnTo>
                                  <a:pt x="422" y="0"/>
                                </a:lnTo>
                                <a:lnTo>
                                  <a:pt x="439" y="2"/>
                                </a:lnTo>
                                <a:lnTo>
                                  <a:pt x="454" y="7"/>
                                </a:lnTo>
                                <a:lnTo>
                                  <a:pt x="468" y="14"/>
                                </a:lnTo>
                                <a:lnTo>
                                  <a:pt x="480" y="24"/>
                                </a:lnTo>
                                <a:lnTo>
                                  <a:pt x="490" y="36"/>
                                </a:lnTo>
                                <a:lnTo>
                                  <a:pt x="498" y="50"/>
                                </a:lnTo>
                                <a:lnTo>
                                  <a:pt x="502" y="66"/>
                                </a:lnTo>
                                <a:lnTo>
                                  <a:pt x="504" y="82"/>
                                </a:lnTo>
                                <a:lnTo>
                                  <a:pt x="502" y="98"/>
                                </a:lnTo>
                                <a:lnTo>
                                  <a:pt x="498" y="112"/>
                                </a:lnTo>
                                <a:lnTo>
                                  <a:pt x="490" y="125"/>
                                </a:lnTo>
                                <a:lnTo>
                                  <a:pt x="480" y="137"/>
                                </a:lnTo>
                                <a:lnTo>
                                  <a:pt x="468" y="148"/>
                                </a:lnTo>
                                <a:lnTo>
                                  <a:pt x="454" y="157"/>
                                </a:lnTo>
                                <a:lnTo>
                                  <a:pt x="439" y="162"/>
                                </a:lnTo>
                                <a:lnTo>
                                  <a:pt x="422" y="163"/>
                                </a:lnTo>
                                <a:close/>
                                <a:moveTo>
                                  <a:pt x="230" y="163"/>
                                </a:moveTo>
                                <a:lnTo>
                                  <a:pt x="219" y="162"/>
                                </a:lnTo>
                                <a:lnTo>
                                  <a:pt x="208" y="158"/>
                                </a:lnTo>
                                <a:lnTo>
                                  <a:pt x="198" y="151"/>
                                </a:lnTo>
                                <a:lnTo>
                                  <a:pt x="187" y="142"/>
                                </a:lnTo>
                                <a:lnTo>
                                  <a:pt x="180" y="134"/>
                                </a:lnTo>
                                <a:lnTo>
                                  <a:pt x="175" y="124"/>
                                </a:lnTo>
                                <a:lnTo>
                                  <a:pt x="171" y="113"/>
                                </a:lnTo>
                                <a:lnTo>
                                  <a:pt x="170" y="101"/>
                                </a:lnTo>
                                <a:lnTo>
                                  <a:pt x="171" y="89"/>
                                </a:lnTo>
                                <a:lnTo>
                                  <a:pt x="175" y="78"/>
                                </a:lnTo>
                                <a:lnTo>
                                  <a:pt x="180" y="67"/>
                                </a:lnTo>
                                <a:lnTo>
                                  <a:pt x="187" y="58"/>
                                </a:lnTo>
                                <a:lnTo>
                                  <a:pt x="198" y="50"/>
                                </a:lnTo>
                                <a:lnTo>
                                  <a:pt x="208" y="45"/>
                                </a:lnTo>
                                <a:lnTo>
                                  <a:pt x="219" y="42"/>
                                </a:lnTo>
                                <a:lnTo>
                                  <a:pt x="230" y="41"/>
                                </a:lnTo>
                                <a:lnTo>
                                  <a:pt x="244" y="42"/>
                                </a:lnTo>
                                <a:lnTo>
                                  <a:pt x="255" y="45"/>
                                </a:lnTo>
                                <a:lnTo>
                                  <a:pt x="265" y="50"/>
                                </a:lnTo>
                                <a:lnTo>
                                  <a:pt x="273" y="58"/>
                                </a:lnTo>
                                <a:lnTo>
                                  <a:pt x="281" y="67"/>
                                </a:lnTo>
                                <a:lnTo>
                                  <a:pt x="287" y="78"/>
                                </a:lnTo>
                                <a:lnTo>
                                  <a:pt x="291" y="89"/>
                                </a:lnTo>
                                <a:lnTo>
                                  <a:pt x="292" y="101"/>
                                </a:lnTo>
                                <a:lnTo>
                                  <a:pt x="291" y="113"/>
                                </a:lnTo>
                                <a:lnTo>
                                  <a:pt x="287" y="124"/>
                                </a:lnTo>
                                <a:lnTo>
                                  <a:pt x="281" y="134"/>
                                </a:lnTo>
                                <a:lnTo>
                                  <a:pt x="273" y="142"/>
                                </a:lnTo>
                                <a:lnTo>
                                  <a:pt x="265" y="151"/>
                                </a:lnTo>
                                <a:lnTo>
                                  <a:pt x="255" y="158"/>
                                </a:lnTo>
                                <a:lnTo>
                                  <a:pt x="244" y="162"/>
                                </a:lnTo>
                                <a:lnTo>
                                  <a:pt x="230" y="163"/>
                                </a:lnTo>
                                <a:close/>
                                <a:moveTo>
                                  <a:pt x="57" y="163"/>
                                </a:moveTo>
                                <a:lnTo>
                                  <a:pt x="46" y="162"/>
                                </a:lnTo>
                                <a:lnTo>
                                  <a:pt x="36" y="158"/>
                                </a:lnTo>
                                <a:lnTo>
                                  <a:pt x="25" y="151"/>
                                </a:lnTo>
                                <a:lnTo>
                                  <a:pt x="14" y="142"/>
                                </a:lnTo>
                                <a:lnTo>
                                  <a:pt x="8" y="134"/>
                                </a:lnTo>
                                <a:lnTo>
                                  <a:pt x="3" y="124"/>
                                </a:lnTo>
                                <a:lnTo>
                                  <a:pt x="1" y="113"/>
                                </a:lnTo>
                                <a:lnTo>
                                  <a:pt x="0" y="101"/>
                                </a:lnTo>
                                <a:lnTo>
                                  <a:pt x="1" y="89"/>
                                </a:lnTo>
                                <a:lnTo>
                                  <a:pt x="3" y="78"/>
                                </a:lnTo>
                                <a:lnTo>
                                  <a:pt x="8" y="67"/>
                                </a:lnTo>
                                <a:lnTo>
                                  <a:pt x="14" y="58"/>
                                </a:lnTo>
                                <a:lnTo>
                                  <a:pt x="25" y="50"/>
                                </a:lnTo>
                                <a:lnTo>
                                  <a:pt x="36" y="45"/>
                                </a:lnTo>
                                <a:lnTo>
                                  <a:pt x="46" y="42"/>
                                </a:lnTo>
                                <a:lnTo>
                                  <a:pt x="57" y="41"/>
                                </a:lnTo>
                                <a:lnTo>
                                  <a:pt x="71" y="42"/>
                                </a:lnTo>
                                <a:lnTo>
                                  <a:pt x="83" y="45"/>
                                </a:lnTo>
                                <a:lnTo>
                                  <a:pt x="93" y="50"/>
                                </a:lnTo>
                                <a:lnTo>
                                  <a:pt x="103" y="58"/>
                                </a:lnTo>
                                <a:lnTo>
                                  <a:pt x="110" y="67"/>
                                </a:lnTo>
                                <a:lnTo>
                                  <a:pt x="116" y="78"/>
                                </a:lnTo>
                                <a:lnTo>
                                  <a:pt x="119" y="89"/>
                                </a:lnTo>
                                <a:lnTo>
                                  <a:pt x="120" y="101"/>
                                </a:lnTo>
                                <a:lnTo>
                                  <a:pt x="119" y="113"/>
                                </a:lnTo>
                                <a:lnTo>
                                  <a:pt x="116" y="124"/>
                                </a:lnTo>
                                <a:lnTo>
                                  <a:pt x="110" y="134"/>
                                </a:lnTo>
                                <a:lnTo>
                                  <a:pt x="103" y="142"/>
                                </a:lnTo>
                                <a:lnTo>
                                  <a:pt x="93" y="151"/>
                                </a:lnTo>
                                <a:lnTo>
                                  <a:pt x="83" y="158"/>
                                </a:lnTo>
                                <a:lnTo>
                                  <a:pt x="71" y="162"/>
                                </a:lnTo>
                                <a:lnTo>
                                  <a:pt x="57" y="16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5D4F30" id="docshapegroup26" o:spid="_x0000_s1026" style="position:absolute;margin-left:197.05pt;margin-top:17.35pt;width:284.9pt;height:200.5pt;z-index:-15727616;mso-wrap-distance-left:0;mso-wrap-distance-right:0;mso-position-horizontal-relative:page" coordorigin="3941,347" coordsize="5698,401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">
                <v:shape id="docshape27" o:spid="_x0000_s1027" type="#_x0000_t75" style="position:absolute;left:4123;top:431;width:5345;height:293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">
                  <v:imagedata r:id="rId42" o:title=""/>
                  <v:path arrowok="t"/>
                  <o:lock v:ext="edit" aspectratio="f"/>
                </v:shape>
                <v:shape id="docshape28" o:spid="_x0000_s1028" style="position:absolute;left:3940;top:347;width:5698;height:4010;visibility:visible;mso-wrap-style:square;v-text-anchor:top" coordsize="5698,40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" path="m5697,430r-3,-69l5682,296r-19,-62l5635,178r-36,-50l5553,85,5501,51r-20,-8l5481,430r,2290l5473,2805r-20,56l5400,2910r-73,21l5268,2935r-4839,l344,2926r-73,-35l230,2827r-13,-75l216,2720r,-2290l224,345r21,-57l297,241r73,-22l429,214r4839,l5353,223r73,36l5467,322r13,76l5481,430r,-387l5401,14,5314,2,5268,,429,,361,4,296,14,236,33,180,60,128,98,85,144,51,197,26,255,7,340,,430,,2720r3,68l15,2854r19,61l62,2972r37,50l145,3064r53,34l257,3123r82,20l429,3149r2163,l2592,3403r-84,6l2427,3416r-79,9l2271,3436r-75,12l2123,3462r-70,15l1984,3495r-67,19l1814,3548r-88,36l1655,3623r-56,40l1534,3751r-8,46l1535,3842r67,72l1660,3941r76,21l1828,3976r109,8l2076,3990r148,5l2381,3999r164,4l2717,4006r180,2l2988,4009r88,1l3163,4010r83,-1l3328,4008r78,-1l3483,4005r74,-2l3628,4000r69,-3l3764,3993r64,-4l3942,3978r94,-20l4109,3930r52,-36l4202,3797r-8,-46l4131,3663r-56,-40l4003,3584r-88,-36l3811,3514r-66,-19l3677,3477r-70,-15l3535,3448r-75,-12l3383,3425r-79,-9l3223,3409r-84,-6l3139,3149r2129,l5336,3146r65,-11l5461,3117r56,-28l5569,3052r43,-46l5646,2953r8,-18l5671,2895r11,-42l5691,2810r5,-45l5697,2720r,-2290xe" fillcolor="#333" stroked="f">
                  <v:path arrowok="t" o:connecttype="custom" o:connectlocs="5682,643;5599,475;5481,390;5473,3152;5327,3278;344,3273;217,3099;224,692;370,566;5353,570;5480,745;5401,361;429,347;236,380;85,491;7,687;3,3135;62,3319;198,3445;429,3496;2508,3756;2271,3783;2053,3824;1814,3895;1599,4010;1535,4189;1736,4309;2076,4337;2545,4350;2988,4356;3246,4356;3483,4352;3697,4344;3942,4325;4161,4241;4131,4010;3915,3895;3677,3824;3460,3783;3223,3756;5268,3496;5461,3464;5612,3353;5671,3242;5696,3112" o:connectangles="0,0,0,0,0,0,0,0,0,0,0,0,0,0,0,0,0,0,0,0,0,0,0,0,0,0,0,0,0,0,0,0,0,0,0,0,0,0,0,0,0,0,0,0,0"/>
                </v:shape>
                <v:shape id="docshape29" o:spid="_x0000_s1029" style="position:absolute;left:8565;top:3299;width:504;height:164;visibility:visible;mso-wrap-style:square;v-text-anchor:top" coordsize="504,1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" path="m422,163r-16,-1l391,157r-14,-9l364,137r-9,-12l348,112,344,98,343,82r1,-16l348,50r7,-14l364,24,377,14,391,7,406,2,422,r17,2l454,7r14,7l480,24r10,12l498,50r4,16l504,82r-2,16l498,112r-8,13l480,137r-12,11l454,157r-15,5l422,163xm230,163r-11,-1l208,158r-10,-7l187,142r-7,-8l175,124r-4,-11l170,101r1,-12l175,78r5,-11l187,58r11,-8l208,45r11,-3l230,41r14,1l255,45r10,5l273,58r8,9l287,78r4,11l292,101r-1,12l287,124r-6,10l273,142r-8,9l255,158r-11,4l230,163xm57,163l46,162,36,158,25,151,14,142,8,134,3,124,1,113,,101,1,89,3,78,8,67r6,-9l25,50,36,45,46,42,57,41r14,1l83,45r10,5l103,58r7,9l116,78r3,11l120,101r-1,12l116,124r-6,10l103,142r-10,9l83,158r-12,4l57,163xe" stroked="f">
                  <v:path arrowok="t" o:connecttype="custom" o:connectlocs="406,3461;377,3447;355,3424;344,3397;344,3365;355,3335;377,3313;406,3301;439,3301;468,3313;490,3335;502,3365;502,3397;490,3424;468,3447;439,3461;230,3462;208,3457;187,3441;175,3423;170,3400;175,3377;187,3357;208,3344;230,3340;255,3344;273,3357;287,3377;292,3400;287,3423;273,3441;255,3457;230,3462;46,3461;25,3450;8,3433;1,3412;1,3388;8,3366;25,3349;46,3341;71,3341;93,3349;110,3366;119,3388;119,3412;110,3433;93,3450;71,3461" o:connectangles="0,0,0,0,0,0,0,0,0,0,0,0,0,0,0,0,0,0,0,0,0,0,0,0,0,0,0,0,0,0,0,0,0,0,0,0,0,0,0,0,0,0,0,0,0,0,0,0,0"/>
                </v:shape>
                <w10:wrap type="topAndBottom" anchorx="page"/>
              </v:group>
            </w:pict>
          </mc:Fallback>
        </mc:AlternateContent>
      </w:r>
    </w:p>
    <w:p w14:paraId="4EAC00D4" w14:textId="77777777" w:rsidR="00D25E69" w:rsidRDefault="00D25E69">
      <w:pPr>
        <w:rPr>
          <w:rFonts w:ascii="Times New Roman"/>
          <w:sz w:val="15"/>
        </w:rPr>
        <w:sectPr w:rsidR="00D25E69">
          <w:footerReference w:type="even" r:id="rId43"/>
          <w:type w:val="continuous"/>
          <w:pgSz w:w="10320" w:h="14580"/>
          <w:pgMar w:top="1060" w:right="0" w:bottom="280" w:left="0" w:header="0" w:footer="0" w:gutter="0"/>
          <w:pgNumType w:start="130"/>
          <w:cols w:space="720"/>
        </w:sectPr>
      </w:pPr>
    </w:p>
    <w:p w14:paraId="2229BD14" w14:textId="77777777" w:rsidR="001650FD" w:rsidRDefault="001650FD">
      <w:pPr>
        <w:pStyle w:val="Heading1"/>
        <w:spacing w:before="64" w:line="297" w:lineRule="auto"/>
        <w:ind w:left="1220" w:right="4091" w:hanging="7"/>
        <w:rPr>
          <w:ins w:id="0" w:author="Heck, A.J.R. (Albert)" w:date="2023-04-21T09:03:00Z"/>
          <w:color w:val="010101"/>
          <w:spacing w:val="-2"/>
        </w:rPr>
      </w:pPr>
      <w:ins w:id="1" w:author="Heck, A.J.R. (Albert)" w:date="2023-04-21T09:03:00Z">
        <w:r>
          <w:rPr>
            <w:color w:val="010101"/>
            <w:spacing w:val="-2"/>
          </w:rPr>
          <w:t>Summary,</w:t>
        </w:r>
      </w:ins>
    </w:p>
    <w:p w14:paraId="37A8A6F3" w14:textId="1E6EF7EB" w:rsidR="00D25E69" w:rsidRDefault="004E78E4">
      <w:pPr>
        <w:pStyle w:val="Heading1"/>
        <w:spacing w:before="64" w:line="297" w:lineRule="auto"/>
        <w:ind w:left="1220" w:right="4091" w:hanging="7"/>
      </w:pPr>
      <w:r>
        <w:rPr>
          <w:color w:val="010101"/>
        </w:rPr>
        <w:t xml:space="preserve">Perspective and Outlook, </w:t>
      </w:r>
      <w:del w:id="2" w:author="Heck, A.J.R. (Albert)" w:date="2023-04-21T09:03:00Z">
        <w:r w:rsidDel="001650FD">
          <w:rPr>
            <w:color w:val="010101"/>
            <w:spacing w:val="-2"/>
          </w:rPr>
          <w:delText>Summary,</w:delText>
        </w:r>
      </w:del>
    </w:p>
    <w:p w14:paraId="5C197B43" w14:textId="77777777" w:rsidR="00D25E69" w:rsidRDefault="004E78E4">
      <w:pPr>
        <w:ind w:left="1220"/>
        <w:rPr>
          <w:b/>
          <w:sz w:val="30"/>
        </w:rPr>
      </w:pPr>
      <w:proofErr w:type="spellStart"/>
      <w:r>
        <w:rPr>
          <w:b/>
          <w:color w:val="010101"/>
          <w:spacing w:val="-2"/>
          <w:sz w:val="30"/>
        </w:rPr>
        <w:t>Samenvatting</w:t>
      </w:r>
      <w:proofErr w:type="spellEnd"/>
    </w:p>
    <w:p w14:paraId="589AA203" w14:textId="77777777" w:rsidR="00D25E69" w:rsidRDefault="00D25E69">
      <w:pPr>
        <w:pStyle w:val="BodyText"/>
        <w:rPr>
          <w:b/>
          <w:sz w:val="20"/>
        </w:rPr>
      </w:pPr>
    </w:p>
    <w:p w14:paraId="3F4643C7" w14:textId="77777777" w:rsidR="00D25E69" w:rsidRDefault="00D25E69">
      <w:pPr>
        <w:pStyle w:val="BodyText"/>
        <w:rPr>
          <w:b/>
          <w:sz w:val="20"/>
        </w:rPr>
      </w:pPr>
    </w:p>
    <w:p w14:paraId="05A2F859" w14:textId="77777777" w:rsidR="00D25E69" w:rsidRDefault="00D25E69">
      <w:pPr>
        <w:pStyle w:val="BodyText"/>
        <w:rPr>
          <w:b/>
          <w:sz w:val="20"/>
        </w:rPr>
      </w:pPr>
    </w:p>
    <w:p w14:paraId="581E13A5" w14:textId="77777777" w:rsidR="00D25E69" w:rsidRDefault="00D25E69">
      <w:pPr>
        <w:pStyle w:val="BodyText"/>
        <w:rPr>
          <w:b/>
          <w:sz w:val="20"/>
        </w:rPr>
      </w:pPr>
    </w:p>
    <w:p w14:paraId="14E48C51" w14:textId="77777777" w:rsidR="00D25E69" w:rsidRDefault="00D25E69">
      <w:pPr>
        <w:pStyle w:val="BodyText"/>
        <w:rPr>
          <w:b/>
          <w:sz w:val="20"/>
        </w:rPr>
      </w:pPr>
    </w:p>
    <w:p w14:paraId="1EE7BE11" w14:textId="77777777" w:rsidR="00D25E69" w:rsidRDefault="00D25E69">
      <w:pPr>
        <w:pStyle w:val="BodyText"/>
        <w:rPr>
          <w:b/>
          <w:sz w:val="20"/>
        </w:rPr>
      </w:pPr>
    </w:p>
    <w:p w14:paraId="3B736652" w14:textId="77777777" w:rsidR="00D25E69" w:rsidRDefault="00D25E69">
      <w:pPr>
        <w:pStyle w:val="BodyText"/>
        <w:rPr>
          <w:b/>
          <w:sz w:val="20"/>
        </w:rPr>
      </w:pPr>
    </w:p>
    <w:p w14:paraId="552930F4" w14:textId="77777777" w:rsidR="00D25E69" w:rsidRDefault="00D25E69">
      <w:pPr>
        <w:pStyle w:val="BodyText"/>
        <w:rPr>
          <w:b/>
          <w:sz w:val="20"/>
        </w:rPr>
      </w:pPr>
    </w:p>
    <w:p w14:paraId="2847E053" w14:textId="77777777" w:rsidR="00D25E69" w:rsidRDefault="00D25E69">
      <w:pPr>
        <w:pStyle w:val="BodyText"/>
        <w:rPr>
          <w:b/>
          <w:sz w:val="20"/>
        </w:rPr>
      </w:pPr>
    </w:p>
    <w:p w14:paraId="6875A844" w14:textId="77777777" w:rsidR="00D25E69" w:rsidRDefault="00D25E69">
      <w:pPr>
        <w:pStyle w:val="BodyText"/>
        <w:rPr>
          <w:b/>
          <w:sz w:val="20"/>
        </w:rPr>
      </w:pPr>
    </w:p>
    <w:p w14:paraId="04C529EC" w14:textId="77777777" w:rsidR="00D25E69" w:rsidRDefault="00D25E69">
      <w:pPr>
        <w:pStyle w:val="BodyText"/>
        <w:rPr>
          <w:b/>
          <w:sz w:val="20"/>
        </w:rPr>
      </w:pPr>
    </w:p>
    <w:p w14:paraId="1AE607D2" w14:textId="77777777" w:rsidR="00D25E69" w:rsidRDefault="00D25E69">
      <w:pPr>
        <w:pStyle w:val="BodyText"/>
        <w:rPr>
          <w:b/>
          <w:sz w:val="20"/>
        </w:rPr>
      </w:pPr>
    </w:p>
    <w:p w14:paraId="05C6C8E7" w14:textId="77777777" w:rsidR="00D25E69" w:rsidRDefault="00D25E69">
      <w:pPr>
        <w:pStyle w:val="BodyText"/>
        <w:rPr>
          <w:b/>
          <w:sz w:val="20"/>
        </w:rPr>
      </w:pPr>
    </w:p>
    <w:p w14:paraId="3615EF94" w14:textId="77777777" w:rsidR="00D25E69" w:rsidRDefault="00D25E69">
      <w:pPr>
        <w:pStyle w:val="BodyText"/>
        <w:rPr>
          <w:b/>
          <w:sz w:val="20"/>
        </w:rPr>
      </w:pPr>
    </w:p>
    <w:p w14:paraId="0294DA4F" w14:textId="77777777" w:rsidR="00D25E69" w:rsidRDefault="00D25E69">
      <w:pPr>
        <w:pStyle w:val="BodyText"/>
        <w:rPr>
          <w:b/>
          <w:sz w:val="20"/>
        </w:rPr>
      </w:pPr>
    </w:p>
    <w:p w14:paraId="2387BE80" w14:textId="77777777" w:rsidR="00D25E69" w:rsidRDefault="00D25E69">
      <w:pPr>
        <w:pStyle w:val="BodyText"/>
        <w:rPr>
          <w:b/>
          <w:sz w:val="20"/>
        </w:rPr>
      </w:pPr>
    </w:p>
    <w:p w14:paraId="29A3F804" w14:textId="77777777" w:rsidR="00D25E69" w:rsidRDefault="00D25E69">
      <w:pPr>
        <w:pStyle w:val="BodyText"/>
        <w:rPr>
          <w:b/>
          <w:sz w:val="20"/>
        </w:rPr>
      </w:pPr>
    </w:p>
    <w:p w14:paraId="126E6ED3" w14:textId="77777777" w:rsidR="00D25E69" w:rsidRDefault="00D25E69">
      <w:pPr>
        <w:pStyle w:val="BodyText"/>
        <w:rPr>
          <w:b/>
          <w:sz w:val="20"/>
        </w:rPr>
      </w:pPr>
    </w:p>
    <w:p w14:paraId="319E3F10" w14:textId="77777777" w:rsidR="00D25E69" w:rsidRDefault="00D25E69">
      <w:pPr>
        <w:pStyle w:val="BodyText"/>
        <w:rPr>
          <w:b/>
          <w:sz w:val="20"/>
        </w:rPr>
      </w:pPr>
    </w:p>
    <w:p w14:paraId="1EE61B50" w14:textId="77777777" w:rsidR="00D25E69" w:rsidRDefault="00D25E69">
      <w:pPr>
        <w:pStyle w:val="BodyText"/>
        <w:rPr>
          <w:b/>
          <w:sz w:val="20"/>
        </w:rPr>
      </w:pPr>
    </w:p>
    <w:p w14:paraId="7CB27F03" w14:textId="77777777" w:rsidR="00D25E69" w:rsidRDefault="00D25E69">
      <w:pPr>
        <w:pStyle w:val="BodyText"/>
        <w:rPr>
          <w:b/>
          <w:sz w:val="20"/>
        </w:rPr>
      </w:pPr>
    </w:p>
    <w:p w14:paraId="66BF83B5" w14:textId="77777777" w:rsidR="00D25E69" w:rsidRDefault="00D25E69">
      <w:pPr>
        <w:pStyle w:val="BodyText"/>
        <w:rPr>
          <w:b/>
          <w:sz w:val="20"/>
        </w:rPr>
      </w:pPr>
    </w:p>
    <w:p w14:paraId="5C2CAD10" w14:textId="77777777" w:rsidR="00D25E69" w:rsidRDefault="00D25E69">
      <w:pPr>
        <w:pStyle w:val="BodyText"/>
        <w:rPr>
          <w:b/>
          <w:sz w:val="20"/>
        </w:rPr>
      </w:pPr>
    </w:p>
    <w:p w14:paraId="38F837BF" w14:textId="77777777" w:rsidR="00D25E69" w:rsidRDefault="00D25E69">
      <w:pPr>
        <w:pStyle w:val="BodyText"/>
        <w:rPr>
          <w:b/>
          <w:sz w:val="20"/>
        </w:rPr>
      </w:pPr>
    </w:p>
    <w:p w14:paraId="257F7AAC" w14:textId="77777777" w:rsidR="00D25E69" w:rsidRDefault="00D25E69">
      <w:pPr>
        <w:pStyle w:val="BodyText"/>
        <w:rPr>
          <w:b/>
          <w:sz w:val="20"/>
        </w:rPr>
      </w:pPr>
    </w:p>
    <w:p w14:paraId="2691DB9F" w14:textId="77777777" w:rsidR="00D25E69" w:rsidRDefault="00D25E69">
      <w:pPr>
        <w:pStyle w:val="BodyText"/>
        <w:rPr>
          <w:b/>
          <w:sz w:val="20"/>
        </w:rPr>
      </w:pPr>
    </w:p>
    <w:p w14:paraId="44A33303" w14:textId="77777777" w:rsidR="00D25E69" w:rsidRDefault="00D25E69">
      <w:pPr>
        <w:pStyle w:val="BodyText"/>
        <w:rPr>
          <w:b/>
          <w:sz w:val="20"/>
        </w:rPr>
      </w:pPr>
    </w:p>
    <w:p w14:paraId="43E8C22C" w14:textId="77777777" w:rsidR="00D25E69" w:rsidRDefault="00D25E69">
      <w:pPr>
        <w:pStyle w:val="BodyText"/>
        <w:rPr>
          <w:b/>
          <w:sz w:val="20"/>
        </w:rPr>
      </w:pPr>
    </w:p>
    <w:p w14:paraId="536DE1C8" w14:textId="77777777" w:rsidR="00D25E69" w:rsidRDefault="00D25E69">
      <w:pPr>
        <w:pStyle w:val="BodyText"/>
        <w:rPr>
          <w:b/>
          <w:sz w:val="20"/>
        </w:rPr>
      </w:pPr>
    </w:p>
    <w:p w14:paraId="397BA0A8" w14:textId="77777777" w:rsidR="00D25E69" w:rsidRDefault="00D25E69">
      <w:pPr>
        <w:pStyle w:val="BodyText"/>
        <w:rPr>
          <w:b/>
          <w:sz w:val="20"/>
        </w:rPr>
      </w:pPr>
    </w:p>
    <w:p w14:paraId="56CF0F31" w14:textId="77777777" w:rsidR="00D25E69" w:rsidRDefault="00D25E69">
      <w:pPr>
        <w:pStyle w:val="BodyText"/>
        <w:rPr>
          <w:b/>
          <w:sz w:val="20"/>
        </w:rPr>
      </w:pPr>
    </w:p>
    <w:p w14:paraId="6086B38D" w14:textId="77777777" w:rsidR="00D25E69" w:rsidRDefault="00D25E69">
      <w:pPr>
        <w:pStyle w:val="BodyText"/>
        <w:rPr>
          <w:b/>
          <w:sz w:val="20"/>
        </w:rPr>
      </w:pPr>
    </w:p>
    <w:p w14:paraId="2AA2FF84" w14:textId="77777777" w:rsidR="00D25E69" w:rsidRDefault="00D25E69">
      <w:pPr>
        <w:pStyle w:val="BodyText"/>
        <w:rPr>
          <w:b/>
          <w:sz w:val="20"/>
        </w:rPr>
      </w:pPr>
    </w:p>
    <w:p w14:paraId="4A3135E2" w14:textId="77777777" w:rsidR="00D25E69" w:rsidRDefault="00D67176">
      <w:pPr>
        <w:pStyle w:val="BodyText"/>
        <w:spacing w:before="6"/>
        <w:rPr>
          <w:b/>
          <w:sz w:val="18"/>
        </w:rPr>
      </w:pPr>
      <w:r>
        <w:rPr>
          <w:noProof/>
        </w:rPr>
        <mc:AlternateContent>
          <mc:Choice Requires="wps">
            <w:drawing>
              <wp:anchor distT="0" distB="0" distL="0" distR="0" simplePos="0" relativeHeight="487589888" behindDoc="1" locked="0" layoutInCell="1" allowOverlap="1" wp14:anchorId="2FAC8D4D" wp14:editId="09B59B77">
                <wp:simplePos x="0" y="0"/>
                <wp:positionH relativeFrom="page">
                  <wp:posOffset>769620</wp:posOffset>
                </wp:positionH>
                <wp:positionV relativeFrom="paragraph">
                  <wp:posOffset>150495</wp:posOffset>
                </wp:positionV>
                <wp:extent cx="5012690" cy="15240"/>
                <wp:effectExtent l="0" t="0" r="3810" b="0"/>
                <wp:wrapTopAndBottom/>
                <wp:docPr id="549341321" name="docshape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12690" cy="152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BC2060" id="docshape30" o:spid="_x0000_s1026" style="position:absolute;margin-left:60.6pt;margin-top:11.85pt;width:394.7pt;height:1.2pt;z-index:-15726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" fillcolor="black" stroked="f">
                <v:path arrowok="t"/>
                <w10:wrap type="topAndBottom" anchorx="page"/>
              </v:rect>
            </w:pict>
          </mc:Fallback>
        </mc:AlternateContent>
      </w:r>
    </w:p>
    <w:p w14:paraId="5CECEB27" w14:textId="77777777" w:rsidR="00D25E69" w:rsidRDefault="004E78E4">
      <w:pPr>
        <w:spacing w:before="221"/>
        <w:ind w:left="1216"/>
        <w:rPr>
          <w:sz w:val="20"/>
        </w:rPr>
      </w:pPr>
      <w:r>
        <w:rPr>
          <w:color w:val="010101"/>
          <w:w w:val="105"/>
          <w:sz w:val="20"/>
        </w:rPr>
        <w:t>This</w:t>
      </w:r>
      <w:r>
        <w:rPr>
          <w:color w:val="010101"/>
          <w:spacing w:val="1"/>
          <w:w w:val="105"/>
          <w:sz w:val="20"/>
        </w:rPr>
        <w:t xml:space="preserve"> </w:t>
      </w:r>
      <w:r>
        <w:rPr>
          <w:color w:val="010101"/>
          <w:w w:val="105"/>
          <w:sz w:val="20"/>
        </w:rPr>
        <w:t>chapter</w:t>
      </w:r>
      <w:r>
        <w:rPr>
          <w:color w:val="010101"/>
          <w:spacing w:val="11"/>
          <w:w w:val="105"/>
          <w:sz w:val="20"/>
        </w:rPr>
        <w:t xml:space="preserve"> </w:t>
      </w:r>
      <w:r>
        <w:rPr>
          <w:color w:val="010101"/>
          <w:w w:val="105"/>
          <w:sz w:val="20"/>
        </w:rPr>
        <w:t>includes</w:t>
      </w:r>
      <w:r>
        <w:rPr>
          <w:color w:val="010101"/>
          <w:spacing w:val="11"/>
          <w:w w:val="105"/>
          <w:sz w:val="20"/>
        </w:rPr>
        <w:t xml:space="preserve"> </w:t>
      </w:r>
      <w:r>
        <w:rPr>
          <w:color w:val="010101"/>
          <w:w w:val="105"/>
          <w:sz w:val="20"/>
        </w:rPr>
        <w:t>parts</w:t>
      </w:r>
      <w:r>
        <w:rPr>
          <w:color w:val="010101"/>
          <w:spacing w:val="3"/>
          <w:w w:val="105"/>
          <w:sz w:val="20"/>
        </w:rPr>
        <w:t xml:space="preserve"> </w:t>
      </w:r>
      <w:r>
        <w:rPr>
          <w:color w:val="010101"/>
          <w:w w:val="105"/>
          <w:sz w:val="20"/>
        </w:rPr>
        <w:t>of</w:t>
      </w:r>
      <w:r>
        <w:rPr>
          <w:color w:val="010101"/>
          <w:spacing w:val="-1"/>
          <w:w w:val="105"/>
          <w:sz w:val="20"/>
        </w:rPr>
        <w:t xml:space="preserve"> </w:t>
      </w:r>
      <w:r>
        <w:rPr>
          <w:color w:val="010101"/>
          <w:w w:val="105"/>
          <w:sz w:val="20"/>
        </w:rPr>
        <w:t>the following</w:t>
      </w:r>
      <w:r>
        <w:rPr>
          <w:color w:val="010101"/>
          <w:spacing w:val="12"/>
          <w:w w:val="105"/>
          <w:sz w:val="20"/>
        </w:rPr>
        <w:t xml:space="preserve"> </w:t>
      </w:r>
      <w:r>
        <w:rPr>
          <w:color w:val="010101"/>
          <w:spacing w:val="-2"/>
          <w:w w:val="105"/>
          <w:sz w:val="20"/>
        </w:rPr>
        <w:t>publication:</w:t>
      </w:r>
    </w:p>
    <w:p w14:paraId="08061F06" w14:textId="77777777" w:rsidR="00D25E69" w:rsidRDefault="004E78E4">
      <w:pPr>
        <w:spacing w:before="197" w:line="446" w:lineRule="auto"/>
        <w:ind w:left="1219" w:right="613" w:firstLine="1"/>
        <w:rPr>
          <w:b/>
          <w:sz w:val="20"/>
        </w:rPr>
      </w:pPr>
      <w:r>
        <w:rPr>
          <w:b/>
          <w:color w:val="010101"/>
          <w:w w:val="105"/>
          <w:sz w:val="20"/>
        </w:rPr>
        <w:t xml:space="preserve">A perspective towards </w:t>
      </w:r>
      <w:r>
        <w:rPr>
          <w:b/>
          <w:color w:val="010101"/>
          <w:w w:val="105"/>
          <w:sz w:val="20"/>
        </w:rPr>
        <w:t>mass-spectrometry-based</w:t>
      </w:r>
      <w:r>
        <w:rPr>
          <w:b/>
          <w:color w:val="010101"/>
          <w:spacing w:val="-1"/>
          <w:w w:val="105"/>
          <w:sz w:val="20"/>
        </w:rPr>
        <w:t xml:space="preserve"> </w:t>
      </w:r>
      <w:r>
        <w:rPr>
          <w:b/>
          <w:i/>
          <w:color w:val="010101"/>
          <w:w w:val="105"/>
          <w:sz w:val="20"/>
        </w:rPr>
        <w:t xml:space="preserve">de novo </w:t>
      </w:r>
      <w:r>
        <w:rPr>
          <w:b/>
          <w:color w:val="010101"/>
          <w:w w:val="105"/>
          <w:sz w:val="20"/>
        </w:rPr>
        <w:t>sequencing of endogenous antibodies</w:t>
      </w:r>
    </w:p>
    <w:p w14:paraId="6513BAFF" w14:textId="2E330EE8" w:rsidR="00D25E69" w:rsidRPr="00D67176" w:rsidRDefault="004E78E4" w:rsidP="00D67176">
      <w:pPr>
        <w:spacing w:before="129"/>
        <w:ind w:left="1218"/>
        <w:rPr>
          <w:sz w:val="16"/>
        </w:rPr>
      </w:pPr>
      <w:proofErr w:type="spellStart"/>
      <w:r>
        <w:rPr>
          <w:color w:val="010101"/>
          <w:w w:val="105"/>
          <w:sz w:val="16"/>
        </w:rPr>
        <w:t>Sebastiaan</w:t>
      </w:r>
      <w:proofErr w:type="spellEnd"/>
      <w:r>
        <w:rPr>
          <w:color w:val="010101"/>
          <w:spacing w:val="11"/>
          <w:w w:val="105"/>
          <w:sz w:val="16"/>
        </w:rPr>
        <w:t xml:space="preserve"> </w:t>
      </w:r>
      <w:r>
        <w:rPr>
          <w:color w:val="010101"/>
          <w:w w:val="105"/>
          <w:sz w:val="16"/>
        </w:rPr>
        <w:t>C</w:t>
      </w:r>
      <w:r>
        <w:rPr>
          <w:color w:val="464646"/>
          <w:w w:val="105"/>
          <w:sz w:val="16"/>
        </w:rPr>
        <w:t>.</w:t>
      </w:r>
      <w:r>
        <w:rPr>
          <w:color w:val="464646"/>
          <w:spacing w:val="-9"/>
          <w:w w:val="105"/>
          <w:sz w:val="16"/>
        </w:rPr>
        <w:t xml:space="preserve"> </w:t>
      </w:r>
      <w:r>
        <w:rPr>
          <w:color w:val="010101"/>
          <w:w w:val="105"/>
          <w:sz w:val="16"/>
        </w:rPr>
        <w:t>de</w:t>
      </w:r>
      <w:r>
        <w:rPr>
          <w:color w:val="010101"/>
          <w:spacing w:val="-2"/>
          <w:w w:val="105"/>
          <w:sz w:val="16"/>
        </w:rPr>
        <w:t xml:space="preserve"> </w:t>
      </w:r>
      <w:r>
        <w:rPr>
          <w:color w:val="010101"/>
          <w:w w:val="105"/>
          <w:sz w:val="16"/>
        </w:rPr>
        <w:t>Graaf,</w:t>
      </w:r>
      <w:r>
        <w:rPr>
          <w:color w:val="010101"/>
          <w:spacing w:val="13"/>
          <w:w w:val="105"/>
          <w:sz w:val="16"/>
        </w:rPr>
        <w:t xml:space="preserve"> </w:t>
      </w:r>
      <w:r>
        <w:rPr>
          <w:color w:val="010101"/>
          <w:w w:val="105"/>
          <w:sz w:val="16"/>
        </w:rPr>
        <w:t>Max</w:t>
      </w:r>
      <w:r>
        <w:rPr>
          <w:color w:val="010101"/>
          <w:spacing w:val="8"/>
          <w:w w:val="105"/>
          <w:sz w:val="16"/>
        </w:rPr>
        <w:t xml:space="preserve"> </w:t>
      </w:r>
      <w:r>
        <w:rPr>
          <w:color w:val="010101"/>
          <w:w w:val="105"/>
          <w:sz w:val="16"/>
        </w:rPr>
        <w:t>Hoek</w:t>
      </w:r>
      <w:r>
        <w:rPr>
          <w:color w:val="313131"/>
          <w:w w:val="105"/>
          <w:sz w:val="16"/>
        </w:rPr>
        <w:t>,</w:t>
      </w:r>
      <w:r>
        <w:rPr>
          <w:color w:val="313131"/>
          <w:spacing w:val="-11"/>
          <w:w w:val="105"/>
          <w:sz w:val="16"/>
        </w:rPr>
        <w:t xml:space="preserve"> </w:t>
      </w:r>
      <w:r>
        <w:rPr>
          <w:color w:val="010101"/>
          <w:w w:val="105"/>
          <w:sz w:val="16"/>
        </w:rPr>
        <w:t>Sem</w:t>
      </w:r>
      <w:r>
        <w:rPr>
          <w:color w:val="010101"/>
          <w:spacing w:val="2"/>
          <w:w w:val="105"/>
          <w:sz w:val="16"/>
        </w:rPr>
        <w:t xml:space="preserve"> </w:t>
      </w:r>
      <w:r>
        <w:rPr>
          <w:color w:val="010101"/>
          <w:w w:val="105"/>
          <w:sz w:val="16"/>
        </w:rPr>
        <w:t>Tamara</w:t>
      </w:r>
      <w:r>
        <w:rPr>
          <w:color w:val="010101"/>
          <w:spacing w:val="13"/>
          <w:w w:val="105"/>
          <w:sz w:val="16"/>
        </w:rPr>
        <w:t xml:space="preserve"> </w:t>
      </w:r>
      <w:r>
        <w:rPr>
          <w:color w:val="010101"/>
          <w:w w:val="105"/>
          <w:sz w:val="16"/>
        </w:rPr>
        <w:t>and</w:t>
      </w:r>
      <w:r>
        <w:rPr>
          <w:color w:val="010101"/>
          <w:spacing w:val="-2"/>
          <w:w w:val="105"/>
          <w:sz w:val="16"/>
        </w:rPr>
        <w:t xml:space="preserve"> </w:t>
      </w:r>
      <w:r>
        <w:rPr>
          <w:color w:val="010101"/>
          <w:w w:val="105"/>
          <w:sz w:val="16"/>
        </w:rPr>
        <w:t>Albert</w:t>
      </w:r>
      <w:r>
        <w:rPr>
          <w:color w:val="010101"/>
          <w:spacing w:val="5"/>
          <w:w w:val="105"/>
          <w:sz w:val="16"/>
        </w:rPr>
        <w:t xml:space="preserve"> </w:t>
      </w:r>
      <w:r>
        <w:rPr>
          <w:color w:val="010101"/>
          <w:w w:val="105"/>
          <w:sz w:val="16"/>
        </w:rPr>
        <w:t>J</w:t>
      </w:r>
      <w:r>
        <w:rPr>
          <w:color w:val="313131"/>
          <w:w w:val="105"/>
          <w:sz w:val="16"/>
        </w:rPr>
        <w:t>.</w:t>
      </w:r>
      <w:r>
        <w:rPr>
          <w:color w:val="010101"/>
          <w:w w:val="105"/>
          <w:sz w:val="16"/>
        </w:rPr>
        <w:t>R</w:t>
      </w:r>
      <w:r>
        <w:rPr>
          <w:color w:val="464646"/>
          <w:w w:val="105"/>
          <w:sz w:val="16"/>
        </w:rPr>
        <w:t>.</w:t>
      </w:r>
      <w:r>
        <w:rPr>
          <w:color w:val="464646"/>
          <w:spacing w:val="-6"/>
          <w:w w:val="105"/>
          <w:sz w:val="16"/>
        </w:rPr>
        <w:t xml:space="preserve"> </w:t>
      </w:r>
      <w:r>
        <w:rPr>
          <w:color w:val="010101"/>
          <w:spacing w:val="-4"/>
          <w:w w:val="105"/>
          <w:sz w:val="16"/>
        </w:rPr>
        <w:t>Heck</w:t>
      </w:r>
      <w:r w:rsidR="00D67176">
        <w:rPr>
          <w:sz w:val="16"/>
        </w:rPr>
        <w:t xml:space="preserve">. </w:t>
      </w:r>
      <w:proofErr w:type="spellStart"/>
      <w:r>
        <w:rPr>
          <w:b/>
          <w:i/>
          <w:color w:val="010101"/>
          <w:w w:val="105"/>
          <w:sz w:val="16"/>
        </w:rPr>
        <w:t>mAbs</w:t>
      </w:r>
      <w:proofErr w:type="spellEnd"/>
      <w:r>
        <w:rPr>
          <w:b/>
          <w:i/>
          <w:color w:val="010101"/>
          <w:spacing w:val="15"/>
          <w:w w:val="105"/>
          <w:sz w:val="16"/>
        </w:rPr>
        <w:t xml:space="preserve"> </w:t>
      </w:r>
      <w:r w:rsidR="00D67176">
        <w:rPr>
          <w:bCs/>
          <w:iCs/>
          <w:color w:val="010101"/>
          <w:spacing w:val="15"/>
          <w:w w:val="105"/>
          <w:sz w:val="16"/>
        </w:rPr>
        <w:t>1</w:t>
      </w:r>
      <w:r w:rsidR="00D67176" w:rsidRPr="00D67176">
        <w:rPr>
          <w:bCs/>
          <w:iCs/>
          <w:color w:val="010101"/>
          <w:spacing w:val="15"/>
          <w:w w:val="105"/>
          <w:sz w:val="16"/>
        </w:rPr>
        <w:t>4</w:t>
      </w:r>
      <w:r w:rsidR="00D67176">
        <w:rPr>
          <w:b/>
          <w:i/>
          <w:color w:val="010101"/>
          <w:spacing w:val="15"/>
          <w:w w:val="105"/>
          <w:sz w:val="16"/>
        </w:rPr>
        <w:t xml:space="preserve"> </w:t>
      </w:r>
      <w:r>
        <w:rPr>
          <w:color w:val="111111"/>
          <w:w w:val="105"/>
          <w:sz w:val="16"/>
        </w:rPr>
        <w:t>(2021)</w:t>
      </w:r>
      <w:r>
        <w:rPr>
          <w:color w:val="464646"/>
          <w:spacing w:val="-5"/>
          <w:w w:val="105"/>
          <w:sz w:val="16"/>
        </w:rPr>
        <w:t xml:space="preserve"> </w:t>
      </w:r>
      <w:r>
        <w:rPr>
          <w:color w:val="111111"/>
          <w:w w:val="105"/>
          <w:sz w:val="16"/>
        </w:rPr>
        <w:t>2079449</w:t>
      </w:r>
    </w:p>
    <w:p w14:paraId="40F9B68F" w14:textId="77777777" w:rsidR="00D25E69" w:rsidRDefault="00D25E69">
      <w:pPr>
        <w:pStyle w:val="BodyText"/>
        <w:rPr>
          <w:i/>
          <w:sz w:val="18"/>
        </w:rPr>
      </w:pPr>
    </w:p>
    <w:p w14:paraId="33860B5D" w14:textId="77777777" w:rsidR="00D25E69" w:rsidRDefault="00D25E69">
      <w:pPr>
        <w:rPr>
          <w:sz w:val="16"/>
        </w:rPr>
        <w:sectPr w:rsidR="00D25E69">
          <w:pgSz w:w="10320" w:h="14580"/>
          <w:pgMar w:top="1360" w:right="0" w:bottom="280" w:left="0" w:header="0" w:footer="0" w:gutter="0"/>
          <w:cols w:space="720"/>
        </w:sectPr>
      </w:pPr>
    </w:p>
    <w:p w14:paraId="386EAE53" w14:textId="77777777" w:rsidR="00D25E69" w:rsidRDefault="00D25E69">
      <w:pPr>
        <w:pStyle w:val="BodyText"/>
        <w:spacing w:before="5"/>
        <w:rPr>
          <w:sz w:val="17"/>
        </w:rPr>
      </w:pPr>
    </w:p>
    <w:p w14:paraId="09228132" w14:textId="77777777" w:rsidR="00D25E69" w:rsidRDefault="004E78E4">
      <w:pPr>
        <w:pStyle w:val="Heading1"/>
        <w:numPr>
          <w:ilvl w:val="1"/>
          <w:numId w:val="5"/>
        </w:numPr>
        <w:tabs>
          <w:tab w:val="left" w:pos="1955"/>
          <w:tab w:val="left" w:pos="1956"/>
        </w:tabs>
        <w:spacing w:before="91"/>
      </w:pPr>
      <w:commentRangeStart w:id="3"/>
      <w:r>
        <w:rPr>
          <w:color w:val="010101"/>
          <w:spacing w:val="-2"/>
        </w:rPr>
        <w:t>Summary</w:t>
      </w:r>
      <w:commentRangeEnd w:id="3"/>
      <w:r w:rsidR="00A3749B">
        <w:rPr>
          <w:rStyle w:val="CommentReference"/>
          <w:b w:val="0"/>
          <w:bCs w:val="0"/>
        </w:rPr>
        <w:commentReference w:id="3"/>
      </w:r>
    </w:p>
    <w:p w14:paraId="0BC302E1" w14:textId="77777777" w:rsidR="00D25E69" w:rsidRDefault="00D25E69">
      <w:pPr>
        <w:pStyle w:val="BodyText"/>
        <w:spacing w:before="1"/>
        <w:rPr>
          <w:b/>
          <w:sz w:val="42"/>
        </w:rPr>
      </w:pPr>
    </w:p>
    <w:p w14:paraId="12F72ECF" w14:textId="1E6D3FBF" w:rsidR="00D25E69" w:rsidRDefault="004E78E4" w:rsidP="00D67176">
      <w:pPr>
        <w:pStyle w:val="BodyText"/>
        <w:spacing w:line="420" w:lineRule="auto"/>
        <w:ind w:left="1721" w:right="1200" w:hanging="506"/>
        <w:jc w:val="both"/>
      </w:pPr>
      <w:r>
        <w:rPr>
          <w:b/>
          <w:color w:val="010101"/>
          <w:w w:val="130"/>
          <w:sz w:val="16"/>
        </w:rPr>
        <w:t xml:space="preserve">ANTIBODIES </w:t>
      </w:r>
      <w:r>
        <w:rPr>
          <w:color w:val="010101"/>
        </w:rPr>
        <w:t xml:space="preserve">are </w:t>
      </w:r>
      <w:r w:rsidR="00D67176">
        <w:rPr>
          <w:color w:val="010101"/>
        </w:rPr>
        <w:t xml:space="preserve">biomacromolecules paying an </w:t>
      </w:r>
      <w:r>
        <w:rPr>
          <w:color w:val="010101"/>
        </w:rPr>
        <w:t xml:space="preserve">essential </w:t>
      </w:r>
      <w:r w:rsidR="00D67176">
        <w:rPr>
          <w:color w:val="010101"/>
        </w:rPr>
        <w:t>in</w:t>
      </w:r>
      <w:r>
        <w:rPr>
          <w:color w:val="010101"/>
        </w:rPr>
        <w:t xml:space="preserve"> adaptive immunity</w:t>
      </w:r>
      <w:r w:rsidR="00D67176">
        <w:rPr>
          <w:color w:val="010101"/>
        </w:rPr>
        <w:t>. They</w:t>
      </w:r>
      <w:r>
        <w:rPr>
          <w:color w:val="010101"/>
        </w:rPr>
        <w:t xml:space="preserve"> represent one of the most polymorphic</w:t>
      </w:r>
      <w:r>
        <w:rPr>
          <w:color w:val="010101"/>
          <w:spacing w:val="40"/>
        </w:rPr>
        <w:t xml:space="preserve"> </w:t>
      </w:r>
      <w:r>
        <w:rPr>
          <w:color w:val="010101"/>
        </w:rPr>
        <w:t>proteins</w:t>
      </w:r>
      <w:r>
        <w:rPr>
          <w:color w:val="010101"/>
          <w:spacing w:val="26"/>
        </w:rPr>
        <w:t xml:space="preserve"> </w:t>
      </w:r>
      <w:r>
        <w:rPr>
          <w:color w:val="010101"/>
        </w:rPr>
        <w:t>found</w:t>
      </w:r>
      <w:r>
        <w:rPr>
          <w:color w:val="010101"/>
          <w:spacing w:val="29"/>
        </w:rPr>
        <w:t xml:space="preserve"> </w:t>
      </w:r>
      <w:r>
        <w:rPr>
          <w:color w:val="010101"/>
        </w:rPr>
        <w:t>in the human</w:t>
      </w:r>
      <w:r>
        <w:rPr>
          <w:color w:val="010101"/>
          <w:spacing w:val="29"/>
        </w:rPr>
        <w:t xml:space="preserve"> </w:t>
      </w:r>
      <w:r>
        <w:rPr>
          <w:color w:val="010101"/>
        </w:rPr>
        <w:t>body.</w:t>
      </w:r>
      <w:r>
        <w:rPr>
          <w:color w:val="010101"/>
          <w:spacing w:val="80"/>
        </w:rPr>
        <w:t xml:space="preserve"> </w:t>
      </w:r>
      <w:r>
        <w:rPr>
          <w:color w:val="010101"/>
        </w:rPr>
        <w:t>This polymorphism</w:t>
      </w:r>
      <w:r>
        <w:rPr>
          <w:color w:val="010101"/>
          <w:spacing w:val="40"/>
        </w:rPr>
        <w:t xml:space="preserve"> </w:t>
      </w:r>
      <w:r>
        <w:rPr>
          <w:color w:val="010101"/>
        </w:rPr>
        <w:t>provides</w:t>
      </w:r>
      <w:r w:rsidR="00D67176">
        <w:t xml:space="preserve"> </w:t>
      </w:r>
      <w:r>
        <w:rPr>
          <w:color w:val="010101"/>
        </w:rPr>
        <w:t>the</w:t>
      </w:r>
      <w:r>
        <w:rPr>
          <w:color w:val="010101"/>
          <w:spacing w:val="-9"/>
        </w:rPr>
        <w:t xml:space="preserve"> </w:t>
      </w:r>
      <w:r>
        <w:rPr>
          <w:color w:val="010101"/>
        </w:rPr>
        <w:t>incredible flexibility seen</w:t>
      </w:r>
      <w:r>
        <w:rPr>
          <w:color w:val="010101"/>
          <w:spacing w:val="-1"/>
        </w:rPr>
        <w:t xml:space="preserve"> </w:t>
      </w:r>
      <w:r>
        <w:rPr>
          <w:color w:val="010101"/>
        </w:rPr>
        <w:t>in</w:t>
      </w:r>
      <w:r>
        <w:rPr>
          <w:color w:val="010101"/>
          <w:spacing w:val="-1"/>
        </w:rPr>
        <w:t xml:space="preserve"> </w:t>
      </w:r>
      <w:r>
        <w:rPr>
          <w:color w:val="010101"/>
        </w:rPr>
        <w:t xml:space="preserve">adaptive immunity and makes antibodies </w:t>
      </w:r>
      <w:r w:rsidR="00D67176">
        <w:rPr>
          <w:color w:val="010101"/>
        </w:rPr>
        <w:t>contribute evidently to one’s</w:t>
      </w:r>
      <w:r>
        <w:rPr>
          <w:color w:val="010101"/>
        </w:rPr>
        <w:t xml:space="preserve"> </w:t>
      </w:r>
      <w:r>
        <w:rPr>
          <w:color w:val="1A1A1A"/>
        </w:rPr>
        <w:t>"per</w:t>
      </w:r>
      <w:r>
        <w:rPr>
          <w:color w:val="010101"/>
        </w:rPr>
        <w:t>sonalized</w:t>
      </w:r>
      <w:r>
        <w:rPr>
          <w:color w:val="010101"/>
          <w:spacing w:val="-1"/>
        </w:rPr>
        <w:t xml:space="preserve"> </w:t>
      </w:r>
      <w:r>
        <w:rPr>
          <w:color w:val="010101"/>
        </w:rPr>
        <w:t>proteome", unique</w:t>
      </w:r>
      <w:r>
        <w:rPr>
          <w:color w:val="010101"/>
          <w:spacing w:val="-7"/>
        </w:rPr>
        <w:t xml:space="preserve"> </w:t>
      </w:r>
      <w:r>
        <w:rPr>
          <w:color w:val="010101"/>
        </w:rPr>
        <w:t>to</w:t>
      </w:r>
      <w:r>
        <w:rPr>
          <w:color w:val="010101"/>
          <w:spacing w:val="-12"/>
        </w:rPr>
        <w:t xml:space="preserve"> </w:t>
      </w:r>
      <w:r>
        <w:rPr>
          <w:color w:val="010101"/>
        </w:rPr>
        <w:t>each</w:t>
      </w:r>
      <w:r>
        <w:rPr>
          <w:color w:val="010101"/>
          <w:spacing w:val="-9"/>
        </w:rPr>
        <w:t xml:space="preserve"> </w:t>
      </w:r>
      <w:r>
        <w:rPr>
          <w:color w:val="010101"/>
        </w:rPr>
        <w:t>individual</w:t>
      </w:r>
      <w:r>
        <w:rPr>
          <w:color w:val="010101"/>
          <w:spacing w:val="-3"/>
        </w:rPr>
        <w:t xml:space="preserve"> </w:t>
      </w:r>
      <w:r>
        <w:rPr>
          <w:color w:val="010101"/>
        </w:rPr>
        <w:t>and</w:t>
      </w:r>
      <w:r>
        <w:rPr>
          <w:color w:val="010101"/>
          <w:spacing w:val="-13"/>
        </w:rPr>
        <w:t xml:space="preserve"> </w:t>
      </w:r>
      <w:r>
        <w:rPr>
          <w:color w:val="010101"/>
        </w:rPr>
        <w:t>adapted to</w:t>
      </w:r>
      <w:r>
        <w:rPr>
          <w:color w:val="010101"/>
          <w:spacing w:val="-12"/>
        </w:rPr>
        <w:t xml:space="preserve"> </w:t>
      </w:r>
      <w:r>
        <w:rPr>
          <w:color w:val="010101"/>
        </w:rPr>
        <w:t>their</w:t>
      </w:r>
      <w:r>
        <w:rPr>
          <w:color w:val="010101"/>
          <w:spacing w:val="-5"/>
        </w:rPr>
        <w:t xml:space="preserve"> </w:t>
      </w:r>
      <w:r>
        <w:rPr>
          <w:color w:val="010101"/>
        </w:rPr>
        <w:t>needs.</w:t>
      </w:r>
      <w:r>
        <w:rPr>
          <w:color w:val="010101"/>
          <w:spacing w:val="24"/>
        </w:rPr>
        <w:t xml:space="preserve"> </w:t>
      </w:r>
      <w:r>
        <w:rPr>
          <w:color w:val="010101"/>
        </w:rPr>
        <w:t>However, this</w:t>
      </w:r>
      <w:r>
        <w:rPr>
          <w:color w:val="010101"/>
          <w:spacing w:val="-2"/>
        </w:rPr>
        <w:t xml:space="preserve"> </w:t>
      </w:r>
      <w:r w:rsidR="00D67176">
        <w:rPr>
          <w:color w:val="010101"/>
          <w:spacing w:val="-2"/>
        </w:rPr>
        <w:t xml:space="preserve">structural and sequence </w:t>
      </w:r>
      <w:r>
        <w:rPr>
          <w:color w:val="010101"/>
        </w:rPr>
        <w:t xml:space="preserve">diversity also makes studying antibodies </w:t>
      </w:r>
      <w:r w:rsidR="00D67176">
        <w:rPr>
          <w:color w:val="010101"/>
        </w:rPr>
        <w:t>challenging</w:t>
      </w:r>
      <w:r>
        <w:rPr>
          <w:color w:val="010101"/>
        </w:rPr>
        <w:t>.</w:t>
      </w:r>
      <w:r>
        <w:rPr>
          <w:color w:val="010101"/>
          <w:spacing w:val="36"/>
        </w:rPr>
        <w:t xml:space="preserve"> </w:t>
      </w:r>
      <w:r>
        <w:rPr>
          <w:color w:val="010101"/>
        </w:rPr>
        <w:t>The chapters in</w:t>
      </w:r>
      <w:r>
        <w:rPr>
          <w:color w:val="010101"/>
          <w:spacing w:val="-9"/>
        </w:rPr>
        <w:t xml:space="preserve"> </w:t>
      </w:r>
      <w:r>
        <w:rPr>
          <w:color w:val="010101"/>
        </w:rPr>
        <w:t xml:space="preserve">this thesis detail efforts to develop generalizable data analysis strategies for studying </w:t>
      </w:r>
      <w:r w:rsidR="00D67176">
        <w:rPr>
          <w:color w:val="010101"/>
        </w:rPr>
        <w:t xml:space="preserve">endogenous </w:t>
      </w:r>
      <w:r>
        <w:rPr>
          <w:color w:val="010101"/>
        </w:rPr>
        <w:t>antibody repertoires using mass spectrometry.</w:t>
      </w:r>
    </w:p>
    <w:p w14:paraId="2FCB74F8" w14:textId="77777777" w:rsidR="00D25E69" w:rsidRDefault="00D25E69">
      <w:pPr>
        <w:pStyle w:val="BodyText"/>
        <w:spacing w:before="1"/>
        <w:rPr>
          <w:sz w:val="18"/>
        </w:rPr>
      </w:pPr>
    </w:p>
    <w:p w14:paraId="2B5329A8" w14:textId="4FBC6745" w:rsidR="00D25E69" w:rsidRDefault="00D67176">
      <w:pPr>
        <w:pStyle w:val="BodyText"/>
        <w:spacing w:line="424" w:lineRule="auto"/>
        <w:ind w:left="1214" w:right="1195" w:hanging="3"/>
        <w:jc w:val="both"/>
      </w:pPr>
      <w:r>
        <w:rPr>
          <w:noProof/>
        </w:rPr>
        <mc:AlternateContent>
          <mc:Choice Requires="wps">
            <w:drawing>
              <wp:anchor distT="0" distB="0" distL="114300" distR="114300" simplePos="0" relativeHeight="15731200" behindDoc="0" locked="0" layoutInCell="1" allowOverlap="1" wp14:anchorId="1719EB91" wp14:editId="586ECA27">
                <wp:simplePos x="0" y="0"/>
                <wp:positionH relativeFrom="page">
                  <wp:posOffset>0</wp:posOffset>
                </wp:positionH>
                <wp:positionV relativeFrom="paragraph">
                  <wp:posOffset>2516505</wp:posOffset>
                </wp:positionV>
                <wp:extent cx="372110" cy="965200"/>
                <wp:effectExtent l="0" t="0" r="0" b="0"/>
                <wp:wrapNone/>
                <wp:docPr id="1768251657" name="docshape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72110" cy="965200"/>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63A0DB" w14:textId="77777777" w:rsidR="00D25E69" w:rsidRDefault="00D25E69">
                            <w:pPr>
                              <w:pStyle w:val="BodyText"/>
                              <w:rPr>
                                <w:color w:val="000000"/>
                                <w:sz w:val="32"/>
                              </w:rPr>
                            </w:pPr>
                          </w:p>
                          <w:p w14:paraId="761ECE18" w14:textId="77777777" w:rsidR="00D25E69" w:rsidRDefault="00D25E69">
                            <w:pPr>
                              <w:pStyle w:val="BodyText"/>
                              <w:spacing w:before="6"/>
                              <w:rPr>
                                <w:color w:val="000000"/>
                                <w:sz w:val="25"/>
                              </w:rPr>
                            </w:pPr>
                          </w:p>
                          <w:p w14:paraId="16D55513" w14:textId="77777777" w:rsidR="00D25E69" w:rsidRDefault="004E78E4">
                            <w:pPr>
                              <w:ind w:left="165"/>
                              <w:rPr>
                                <w:b/>
                                <w:color w:val="000000"/>
                                <w:sz w:val="29"/>
                              </w:rPr>
                            </w:pPr>
                            <w:r>
                              <w:rPr>
                                <w:b/>
                                <w:color w:val="FFFFFF"/>
                                <w:w w:val="105"/>
                                <w:sz w:val="29"/>
                              </w:rPr>
                              <w:t>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19EB91" id="_x0000_t202" coordsize="21600,21600" o:spt="202" path="m,l,21600r21600,l21600,xe">
                <v:stroke joinstyle="miter"/>
                <v:path gradientshapeok="t" o:connecttype="rect"/>
              </v:shapetype>
              <v:shape id="docshape35" o:spid="_x0000_s1026" type="#_x0000_t202" style="position:absolute;left:0;text-align:left;margin-left:0;margin-top:198.15pt;width:29.3pt;height:76pt;z-index:15731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" fillcolor="gray" stroked="f">
                <v:path arrowok="t"/>
                <v:textbox inset="0,0,0,0">
                  <w:txbxContent>
                    <w:p w14:paraId="5163A0DB" w14:textId="77777777" w:rsidR="00D25E69" w:rsidRDefault="00D25E69">
                      <w:pPr>
                        <w:pStyle w:val="BodyText"/>
                        <w:rPr>
                          <w:color w:val="000000"/>
                          <w:sz w:val="32"/>
                        </w:rPr>
                      </w:pPr>
                    </w:p>
                    <w:p w14:paraId="761ECE18" w14:textId="77777777" w:rsidR="00D25E69" w:rsidRDefault="00D25E69">
                      <w:pPr>
                        <w:pStyle w:val="BodyText"/>
                        <w:spacing w:before="6"/>
                        <w:rPr>
                          <w:color w:val="000000"/>
                          <w:sz w:val="25"/>
                        </w:rPr>
                      </w:pPr>
                    </w:p>
                    <w:p w14:paraId="16D55513" w14:textId="77777777" w:rsidR="00D25E69" w:rsidRDefault="004E78E4">
                      <w:pPr>
                        <w:ind w:left="165"/>
                        <w:rPr>
                          <w:b/>
                          <w:color w:val="000000"/>
                          <w:sz w:val="29"/>
                        </w:rPr>
                      </w:pPr>
                      <w:r>
                        <w:rPr>
                          <w:b/>
                          <w:color w:val="FFFFFF"/>
                          <w:w w:val="105"/>
                          <w:sz w:val="29"/>
                        </w:rPr>
                        <w:t>6</w:t>
                      </w:r>
                    </w:p>
                  </w:txbxContent>
                </v:textbox>
                <w10:wrap anchorx="page"/>
              </v:shape>
            </w:pict>
          </mc:Fallback>
        </mc:AlternateContent>
      </w:r>
      <w:r>
        <w:rPr>
          <w:b/>
          <w:color w:val="010101"/>
          <w:sz w:val="20"/>
        </w:rPr>
        <w:t xml:space="preserve">Chapter 2 </w:t>
      </w:r>
      <w:r w:rsidRPr="00D67176">
        <w:rPr>
          <w:bCs/>
          <w:color w:val="010101"/>
          <w:sz w:val="20"/>
        </w:rPr>
        <w:t xml:space="preserve">is on a </w:t>
      </w:r>
      <w:del w:id="4" w:author="Heck, A.J.R. (Albert)" w:date="2023-04-21T08:54:00Z">
        <w:r w:rsidRPr="00D67176" w:rsidDel="00A3749B">
          <w:rPr>
            <w:bCs/>
            <w:color w:val="010101"/>
            <w:sz w:val="20"/>
          </w:rPr>
          <w:delText>different</w:delText>
        </w:r>
      </w:del>
      <w:ins w:id="5" w:author="Heck, A.J.R. (Albert)" w:date="2023-04-21T08:54:00Z">
        <w:r w:rsidR="00A3749B" w:rsidRPr="00D67176">
          <w:rPr>
            <w:bCs/>
            <w:color w:val="010101"/>
            <w:sz w:val="20"/>
          </w:rPr>
          <w:t>distinctive</w:t>
        </w:r>
      </w:ins>
      <w:r w:rsidRPr="00D67176">
        <w:rPr>
          <w:bCs/>
          <w:color w:val="010101"/>
          <w:sz w:val="20"/>
        </w:rPr>
        <w:t xml:space="preserve"> topic, as there</w:t>
      </w:r>
      <w:r>
        <w:rPr>
          <w:b/>
          <w:color w:val="010101"/>
          <w:sz w:val="20"/>
        </w:rPr>
        <w:t xml:space="preserve"> </w:t>
      </w:r>
      <w:r>
        <w:rPr>
          <w:color w:val="010101"/>
        </w:rPr>
        <w:t xml:space="preserve">we highlight the importance of having generalized </w:t>
      </w:r>
      <w:ins w:id="6" w:author="Heck, A.J.R. (Albert)" w:date="2023-04-21T08:54:00Z">
        <w:r w:rsidR="00A3749B">
          <w:rPr>
            <w:color w:val="010101"/>
          </w:rPr>
          <w:t xml:space="preserve">computational </w:t>
        </w:r>
      </w:ins>
      <w:r>
        <w:rPr>
          <w:color w:val="010101"/>
        </w:rPr>
        <w:t>tools to effectively analyze large and complex cross-linking proteomic datasets.</w:t>
      </w:r>
      <w:r>
        <w:rPr>
          <w:color w:val="010101"/>
          <w:spacing w:val="36"/>
        </w:rPr>
        <w:t xml:space="preserve"> </w:t>
      </w:r>
      <w:r>
        <w:rPr>
          <w:color w:val="010101"/>
        </w:rPr>
        <w:t>While</w:t>
      </w:r>
      <w:r>
        <w:rPr>
          <w:color w:val="010101"/>
          <w:spacing w:val="-3"/>
        </w:rPr>
        <w:t xml:space="preserve"> </w:t>
      </w:r>
      <w:r>
        <w:rPr>
          <w:color w:val="010101"/>
        </w:rPr>
        <w:t>crosslinking MS has emerged as an attractive method to probe protein interactions, the complexity of dealing with protein interactions rather than individual proteins has resulted in the production of large</w:t>
      </w:r>
      <w:r>
        <w:rPr>
          <w:color w:val="010101"/>
          <w:spacing w:val="-6"/>
        </w:rPr>
        <w:t xml:space="preserve"> </w:t>
      </w:r>
      <w:r>
        <w:rPr>
          <w:color w:val="010101"/>
        </w:rPr>
        <w:t>amounts of</w:t>
      </w:r>
      <w:r>
        <w:rPr>
          <w:color w:val="010101"/>
          <w:spacing w:val="-7"/>
        </w:rPr>
        <w:t xml:space="preserve"> </w:t>
      </w:r>
      <w:r>
        <w:rPr>
          <w:color w:val="010101"/>
        </w:rPr>
        <w:t>data, making processing difficult, especially for</w:t>
      </w:r>
      <w:r>
        <w:rPr>
          <w:color w:val="010101"/>
          <w:spacing w:val="-7"/>
        </w:rPr>
        <w:t xml:space="preserve"> </w:t>
      </w:r>
      <w:r>
        <w:rPr>
          <w:color w:val="010101"/>
        </w:rPr>
        <w:t>whole</w:t>
      </w:r>
      <w:r>
        <w:rPr>
          <w:color w:val="010101"/>
          <w:spacing w:val="-2"/>
        </w:rPr>
        <w:t xml:space="preserve"> </w:t>
      </w:r>
      <w:ins w:id="7" w:author="Heck, A.J.R. (Albert)" w:date="2023-04-21T08:54:00Z">
        <w:r w:rsidR="00A3749B">
          <w:rPr>
            <w:color w:val="010101"/>
            <w:spacing w:val="-2"/>
          </w:rPr>
          <w:t xml:space="preserve">experiments targeting the whole </w:t>
        </w:r>
      </w:ins>
      <w:r>
        <w:rPr>
          <w:color w:val="010101"/>
        </w:rPr>
        <w:t>proteome</w:t>
      </w:r>
      <w:del w:id="8" w:author="Heck, A.J.R. (Albert)" w:date="2023-04-21T08:55:00Z">
        <w:r w:rsidDel="00A3749B">
          <w:rPr>
            <w:color w:val="010101"/>
          </w:rPr>
          <w:delText xml:space="preserve"> experiments</w:delText>
        </w:r>
      </w:del>
      <w:r>
        <w:rPr>
          <w:color w:val="010101"/>
        </w:rPr>
        <w:t>.</w:t>
      </w:r>
      <w:r>
        <w:rPr>
          <w:color w:val="010101"/>
          <w:spacing w:val="40"/>
        </w:rPr>
        <w:t xml:space="preserve"> </w:t>
      </w:r>
      <w:r>
        <w:rPr>
          <w:color w:val="010101"/>
        </w:rPr>
        <w:t>To address this issue, we developed a tool that is interactive and facilitates analysis and visualization of these large datasets.</w:t>
      </w:r>
      <w:r>
        <w:rPr>
          <w:color w:val="010101"/>
          <w:spacing w:val="40"/>
        </w:rPr>
        <w:t xml:space="preserve"> </w:t>
      </w:r>
      <w:r>
        <w:rPr>
          <w:color w:val="010101"/>
        </w:rPr>
        <w:t xml:space="preserve">The tool handles the output of </w:t>
      </w:r>
      <w:proofErr w:type="spellStart"/>
      <w:r>
        <w:rPr>
          <w:color w:val="010101"/>
        </w:rPr>
        <w:t>XlinkX</w:t>
      </w:r>
      <w:proofErr w:type="spellEnd"/>
      <w:r>
        <w:rPr>
          <w:color w:val="010101"/>
        </w:rPr>
        <w:t xml:space="preserve"> for Proteome Discoverer but can also be used with output data from other platforms through a</w:t>
      </w:r>
      <w:r>
        <w:rPr>
          <w:color w:val="010101"/>
          <w:spacing w:val="-9"/>
        </w:rPr>
        <w:t xml:space="preserve"> </w:t>
      </w:r>
      <w:r>
        <w:rPr>
          <w:color w:val="010101"/>
        </w:rPr>
        <w:t>user-controllable</w:t>
      </w:r>
      <w:r>
        <w:rPr>
          <w:color w:val="010101"/>
          <w:spacing w:val="-7"/>
        </w:rPr>
        <w:t xml:space="preserve"> </w:t>
      </w:r>
      <w:r>
        <w:rPr>
          <w:color w:val="010101"/>
        </w:rPr>
        <w:t>text-file</w:t>
      </w:r>
      <w:r>
        <w:rPr>
          <w:color w:val="010101"/>
          <w:spacing w:val="-1"/>
        </w:rPr>
        <w:t xml:space="preserve"> </w:t>
      </w:r>
      <w:r>
        <w:rPr>
          <w:color w:val="010101"/>
        </w:rPr>
        <w:t>importer.</w:t>
      </w:r>
      <w:r>
        <w:rPr>
          <w:color w:val="010101"/>
          <w:spacing w:val="32"/>
        </w:rPr>
        <w:t xml:space="preserve"> </w:t>
      </w:r>
      <w:r>
        <w:rPr>
          <w:color w:val="010101"/>
        </w:rPr>
        <w:t>It</w:t>
      </w:r>
      <w:r>
        <w:rPr>
          <w:color w:val="010101"/>
          <w:spacing w:val="-8"/>
        </w:rPr>
        <w:t xml:space="preserve"> </w:t>
      </w:r>
      <w:r>
        <w:rPr>
          <w:color w:val="010101"/>
        </w:rPr>
        <w:t>comes</w:t>
      </w:r>
      <w:r>
        <w:rPr>
          <w:color w:val="010101"/>
          <w:spacing w:val="-4"/>
        </w:rPr>
        <w:t xml:space="preserve"> </w:t>
      </w:r>
      <w:r>
        <w:rPr>
          <w:color w:val="010101"/>
        </w:rPr>
        <w:t>equipped with a spectrum viewer and supports preprocessing of replicate datasets, enabling easy handling of large amounts of data.</w:t>
      </w:r>
      <w:r>
        <w:rPr>
          <w:color w:val="010101"/>
          <w:spacing w:val="40"/>
        </w:rPr>
        <w:t xml:space="preserve"> </w:t>
      </w:r>
      <w:r>
        <w:rPr>
          <w:color w:val="010101"/>
        </w:rPr>
        <w:t xml:space="preserve">We have also integrated data from protein databases </w:t>
      </w:r>
      <w:del w:id="9" w:author="Heck, A.J.R. (Albert)" w:date="2023-04-21T08:55:00Z">
        <w:r w:rsidDel="00A3749B">
          <w:rPr>
            <w:color w:val="010101"/>
          </w:rPr>
          <w:delText xml:space="preserve">eggnog </w:delText>
        </w:r>
      </w:del>
      <w:ins w:id="10" w:author="Heck, A.J.R. (Albert)" w:date="2023-04-21T08:55:00Z">
        <w:r w:rsidR="00A3749B">
          <w:rPr>
            <w:color w:val="010101"/>
          </w:rPr>
          <w:t xml:space="preserve">Eggnog </w:t>
        </w:r>
      </w:ins>
      <w:r>
        <w:rPr>
          <w:color w:val="010101"/>
        </w:rPr>
        <w:t xml:space="preserve">and </w:t>
      </w:r>
      <w:del w:id="11" w:author="Heck, A.J.R. (Albert)" w:date="2023-04-21T08:55:00Z">
        <w:r w:rsidDel="00A3749B">
          <w:rPr>
            <w:color w:val="010101"/>
          </w:rPr>
          <w:delText>uniprot</w:delText>
        </w:r>
      </w:del>
      <w:proofErr w:type="spellStart"/>
      <w:ins w:id="12" w:author="Heck, A.J.R. (Albert)" w:date="2023-04-21T08:55:00Z">
        <w:r w:rsidR="00A3749B">
          <w:rPr>
            <w:color w:val="010101"/>
          </w:rPr>
          <w:t>Uniprot</w:t>
        </w:r>
      </w:ins>
      <w:proofErr w:type="spellEnd"/>
      <w:r>
        <w:rPr>
          <w:color w:val="010101"/>
        </w:rPr>
        <w:t>, which enable</w:t>
      </w:r>
      <w:del w:id="13" w:author="Heck, A.J.R. (Albert)" w:date="2023-04-21T08:55:00Z">
        <w:r w:rsidDel="00A3749B">
          <w:rPr>
            <w:color w:val="010101"/>
          </w:rPr>
          <w:delText>s</w:delText>
        </w:r>
      </w:del>
      <w:r>
        <w:rPr>
          <w:color w:val="010101"/>
        </w:rPr>
        <w:t xml:space="preserve"> integrated gene ontology enrichment analysis, grouping based on</w:t>
      </w:r>
      <w:r>
        <w:rPr>
          <w:color w:val="010101"/>
          <w:spacing w:val="-6"/>
        </w:rPr>
        <w:t xml:space="preserve"> </w:t>
      </w:r>
      <w:r>
        <w:rPr>
          <w:color w:val="010101"/>
        </w:rPr>
        <w:t>function, and</w:t>
      </w:r>
      <w:r>
        <w:rPr>
          <w:color w:val="010101"/>
          <w:spacing w:val="-3"/>
        </w:rPr>
        <w:t xml:space="preserve"> </w:t>
      </w:r>
      <w:r>
        <w:rPr>
          <w:color w:val="010101"/>
        </w:rPr>
        <w:t>mapping of</w:t>
      </w:r>
      <w:r>
        <w:rPr>
          <w:color w:val="010101"/>
          <w:spacing w:val="-6"/>
        </w:rPr>
        <w:t xml:space="preserve"> </w:t>
      </w:r>
      <w:r>
        <w:rPr>
          <w:color w:val="010101"/>
        </w:rPr>
        <w:t>known post-translational</w:t>
      </w:r>
      <w:r>
        <w:rPr>
          <w:color w:val="010101"/>
          <w:spacing w:val="-11"/>
        </w:rPr>
        <w:t xml:space="preserve"> </w:t>
      </w:r>
      <w:r>
        <w:rPr>
          <w:color w:val="010101"/>
        </w:rPr>
        <w:t xml:space="preserve">mod­ </w:t>
      </w:r>
      <w:proofErr w:type="spellStart"/>
      <w:r>
        <w:rPr>
          <w:color w:val="010101"/>
        </w:rPr>
        <w:t>ification</w:t>
      </w:r>
      <w:proofErr w:type="spellEnd"/>
      <w:r>
        <w:rPr>
          <w:color w:val="010101"/>
        </w:rPr>
        <w:t xml:space="preserve"> sites, domains, and secondary structures.</w:t>
      </w:r>
      <w:r>
        <w:rPr>
          <w:color w:val="010101"/>
          <w:spacing w:val="40"/>
        </w:rPr>
        <w:t xml:space="preserve"> </w:t>
      </w:r>
      <w:r>
        <w:rPr>
          <w:color w:val="010101"/>
        </w:rPr>
        <w:t xml:space="preserve">Another feature is length-based validation of detected crosslinks by mapping the crosslinked peptides onto </w:t>
      </w:r>
      <w:del w:id="14" w:author="Heck, A.J.R. (Albert)" w:date="2023-04-21T08:56:00Z">
        <w:r w:rsidDel="00A3749B">
          <w:rPr>
            <w:color w:val="010101"/>
          </w:rPr>
          <w:delText xml:space="preserve">known </w:delText>
        </w:r>
      </w:del>
      <w:ins w:id="15" w:author="Heck, A.J.R. (Albert)" w:date="2023-04-21T08:56:00Z">
        <w:r w:rsidR="00A3749B">
          <w:rPr>
            <w:color w:val="010101"/>
          </w:rPr>
          <w:t xml:space="preserve">validated </w:t>
        </w:r>
      </w:ins>
      <w:del w:id="16" w:author="Heck, A.J.R. (Albert)" w:date="2023-04-21T08:56:00Z">
        <w:r w:rsidDel="00A3749B">
          <w:rPr>
            <w:color w:val="010101"/>
          </w:rPr>
          <w:delText xml:space="preserve">structures </w:delText>
        </w:r>
      </w:del>
      <w:ins w:id="17" w:author="Heck, A.J.R. (Albert)" w:date="2023-04-21T08:56:00Z">
        <w:r w:rsidR="00A3749B">
          <w:rPr>
            <w:color w:val="010101"/>
          </w:rPr>
          <w:t xml:space="preserve">structural models </w:t>
        </w:r>
      </w:ins>
      <w:r>
        <w:rPr>
          <w:color w:val="010101"/>
        </w:rPr>
        <w:t>of proteins or</w:t>
      </w:r>
      <w:r>
        <w:rPr>
          <w:color w:val="010101"/>
          <w:spacing w:val="-1"/>
        </w:rPr>
        <w:t xml:space="preserve"> </w:t>
      </w:r>
      <w:r>
        <w:rPr>
          <w:color w:val="010101"/>
        </w:rPr>
        <w:t>protein complexes.</w:t>
      </w:r>
      <w:r>
        <w:rPr>
          <w:color w:val="010101"/>
          <w:spacing w:val="37"/>
        </w:rPr>
        <w:t xml:space="preserve"> </w:t>
      </w:r>
      <w:r>
        <w:rPr>
          <w:color w:val="010101"/>
        </w:rPr>
        <w:t>In situations where no structure is</w:t>
      </w:r>
      <w:r>
        <w:rPr>
          <w:color w:val="010101"/>
          <w:spacing w:val="-4"/>
        </w:rPr>
        <w:t xml:space="preserve"> </w:t>
      </w:r>
      <w:r>
        <w:rPr>
          <w:color w:val="010101"/>
        </w:rPr>
        <w:t xml:space="preserve">avail­ able, </w:t>
      </w:r>
      <w:del w:id="18" w:author="Heck, A.J.R. (Albert)" w:date="2023-04-21T08:56:00Z">
        <w:r w:rsidDel="00A3749B">
          <w:rPr>
            <w:color w:val="010101"/>
          </w:rPr>
          <w:delText xml:space="preserve">homologous </w:delText>
        </w:r>
      </w:del>
      <w:r>
        <w:rPr>
          <w:color w:val="010101"/>
        </w:rPr>
        <w:t>structures</w:t>
      </w:r>
      <w:ins w:id="19" w:author="Heck, A.J.R. (Albert)" w:date="2023-04-21T08:56:00Z">
        <w:r w:rsidR="00A3749B">
          <w:rPr>
            <w:color w:val="010101"/>
          </w:rPr>
          <w:t xml:space="preserve"> obtained by homology modelling</w:t>
        </w:r>
      </w:ins>
      <w:r>
        <w:rPr>
          <w:color w:val="010101"/>
        </w:rPr>
        <w:t xml:space="preserve"> can be used.</w:t>
      </w:r>
      <w:r>
        <w:rPr>
          <w:color w:val="010101"/>
          <w:spacing w:val="40"/>
        </w:rPr>
        <w:t xml:space="preserve"> </w:t>
      </w:r>
      <w:r>
        <w:rPr>
          <w:color w:val="010101"/>
        </w:rPr>
        <w:t>In such cases, crosslinked peptides are aligned to the homologous sequence to obtain a confident placement of the linked residues</w:t>
      </w:r>
      <w:r>
        <w:rPr>
          <w:color w:val="010101"/>
          <w:spacing w:val="-9"/>
        </w:rPr>
        <w:t xml:space="preserve"> </w:t>
      </w:r>
      <w:r>
        <w:rPr>
          <w:color w:val="010101"/>
        </w:rPr>
        <w:t>before</w:t>
      </w:r>
      <w:r>
        <w:rPr>
          <w:color w:val="010101"/>
          <w:spacing w:val="-9"/>
        </w:rPr>
        <w:t xml:space="preserve"> </w:t>
      </w:r>
      <w:r>
        <w:rPr>
          <w:color w:val="010101"/>
        </w:rPr>
        <w:t>the</w:t>
      </w:r>
      <w:r>
        <w:rPr>
          <w:color w:val="010101"/>
          <w:spacing w:val="-15"/>
        </w:rPr>
        <w:t xml:space="preserve"> </w:t>
      </w:r>
      <w:r>
        <w:rPr>
          <w:color w:val="010101"/>
        </w:rPr>
        <w:t>distance between</w:t>
      </w:r>
      <w:r>
        <w:rPr>
          <w:color w:val="010101"/>
          <w:spacing w:val="-4"/>
        </w:rPr>
        <w:t xml:space="preserve"> </w:t>
      </w:r>
      <w:r>
        <w:rPr>
          <w:color w:val="010101"/>
        </w:rPr>
        <w:t>these</w:t>
      </w:r>
      <w:r>
        <w:rPr>
          <w:color w:val="010101"/>
          <w:spacing w:val="-3"/>
        </w:rPr>
        <w:t xml:space="preserve"> </w:t>
      </w:r>
      <w:r>
        <w:rPr>
          <w:color w:val="010101"/>
        </w:rPr>
        <w:t>residues is</w:t>
      </w:r>
      <w:r>
        <w:rPr>
          <w:color w:val="010101"/>
          <w:spacing w:val="-19"/>
        </w:rPr>
        <w:t xml:space="preserve"> </w:t>
      </w:r>
      <w:r>
        <w:rPr>
          <w:color w:val="010101"/>
        </w:rPr>
        <w:t>calculated using</w:t>
      </w:r>
      <w:r>
        <w:rPr>
          <w:color w:val="010101"/>
          <w:spacing w:val="-5"/>
        </w:rPr>
        <w:t xml:space="preserve"> </w:t>
      </w:r>
      <w:r>
        <w:rPr>
          <w:color w:val="010101"/>
        </w:rPr>
        <w:t>the</w:t>
      </w:r>
      <w:r>
        <w:rPr>
          <w:color w:val="010101"/>
          <w:spacing w:val="-12"/>
        </w:rPr>
        <w:t xml:space="preserve"> </w:t>
      </w:r>
      <w:r>
        <w:rPr>
          <w:color w:val="010101"/>
        </w:rPr>
        <w:t>3D</w:t>
      </w:r>
      <w:r>
        <w:rPr>
          <w:color w:val="010101"/>
          <w:spacing w:val="-11"/>
        </w:rPr>
        <w:t xml:space="preserve"> </w:t>
      </w:r>
      <w:proofErr w:type="spellStart"/>
      <w:r>
        <w:rPr>
          <w:color w:val="010101"/>
        </w:rPr>
        <w:t>struc</w:t>
      </w:r>
      <w:proofErr w:type="spellEnd"/>
      <w:r>
        <w:rPr>
          <w:color w:val="010101"/>
        </w:rPr>
        <w:t>-</w:t>
      </w:r>
    </w:p>
    <w:p w14:paraId="3071EA86" w14:textId="77777777" w:rsidR="00D25E69" w:rsidRDefault="00D25E69">
      <w:pPr>
        <w:spacing w:line="424" w:lineRule="auto"/>
        <w:jc w:val="both"/>
        <w:sectPr w:rsidR="00D25E69">
          <w:headerReference w:type="even" r:id="rId48"/>
          <w:headerReference w:type="default" r:id="rId49"/>
          <w:footerReference w:type="even" r:id="rId50"/>
          <w:footerReference w:type="default" r:id="rId51"/>
          <w:pgSz w:w="10320" w:h="14580"/>
          <w:pgMar w:top="1140" w:right="0" w:bottom="900" w:left="0" w:header="807" w:footer="714" w:gutter="0"/>
          <w:pgNumType w:start="132"/>
          <w:cols w:space="720"/>
        </w:sectPr>
      </w:pPr>
    </w:p>
    <w:p w14:paraId="1D3EDE04" w14:textId="77777777" w:rsidR="00D25E69" w:rsidRDefault="00D25E69">
      <w:pPr>
        <w:pStyle w:val="BodyText"/>
        <w:spacing w:before="8"/>
        <w:rPr>
          <w:sz w:val="23"/>
        </w:rPr>
      </w:pPr>
    </w:p>
    <w:p w14:paraId="0FD7EFEF" w14:textId="77777777" w:rsidR="00D25E69" w:rsidRDefault="004E78E4">
      <w:pPr>
        <w:pStyle w:val="BodyText"/>
        <w:spacing w:before="94" w:line="424" w:lineRule="auto"/>
        <w:ind w:left="1217" w:right="1195"/>
        <w:jc w:val="both"/>
      </w:pPr>
      <w:proofErr w:type="spellStart"/>
      <w:r>
        <w:rPr>
          <w:color w:val="010101"/>
        </w:rPr>
        <w:t>ture</w:t>
      </w:r>
      <w:proofErr w:type="spellEnd"/>
      <w:r>
        <w:rPr>
          <w:color w:val="010101"/>
        </w:rPr>
        <w:t>.</w:t>
      </w:r>
      <w:r>
        <w:rPr>
          <w:color w:val="010101"/>
          <w:spacing w:val="40"/>
        </w:rPr>
        <w:t xml:space="preserve"> </w:t>
      </w:r>
      <w:r>
        <w:rPr>
          <w:color w:val="010101"/>
        </w:rPr>
        <w:t>Crosslinks between two proteins with known structures where no structure of the</w:t>
      </w:r>
      <w:r>
        <w:rPr>
          <w:color w:val="010101"/>
          <w:spacing w:val="-8"/>
        </w:rPr>
        <w:t xml:space="preserve"> </w:t>
      </w:r>
      <w:r>
        <w:rPr>
          <w:color w:val="010101"/>
        </w:rPr>
        <w:t>complex is</w:t>
      </w:r>
      <w:r>
        <w:rPr>
          <w:color w:val="010101"/>
          <w:spacing w:val="-9"/>
        </w:rPr>
        <w:t xml:space="preserve"> </w:t>
      </w:r>
      <w:r>
        <w:rPr>
          <w:color w:val="010101"/>
        </w:rPr>
        <w:t>available can</w:t>
      </w:r>
      <w:r>
        <w:rPr>
          <w:color w:val="010101"/>
          <w:spacing w:val="-5"/>
        </w:rPr>
        <w:t xml:space="preserve"> </w:t>
      </w:r>
      <w:r>
        <w:rPr>
          <w:color w:val="010101"/>
        </w:rPr>
        <w:t>also</w:t>
      </w:r>
      <w:r>
        <w:rPr>
          <w:color w:val="010101"/>
          <w:spacing w:val="-2"/>
        </w:rPr>
        <w:t xml:space="preserve"> </w:t>
      </w:r>
      <w:r>
        <w:rPr>
          <w:color w:val="010101"/>
        </w:rPr>
        <w:t>be</w:t>
      </w:r>
      <w:r>
        <w:rPr>
          <w:color w:val="010101"/>
          <w:spacing w:val="-8"/>
        </w:rPr>
        <w:t xml:space="preserve"> </w:t>
      </w:r>
      <w:r>
        <w:rPr>
          <w:color w:val="010101"/>
        </w:rPr>
        <w:t>directly submitted to</w:t>
      </w:r>
      <w:r>
        <w:rPr>
          <w:color w:val="010101"/>
          <w:spacing w:val="-6"/>
        </w:rPr>
        <w:t xml:space="preserve"> </w:t>
      </w:r>
      <w:proofErr w:type="spellStart"/>
      <w:r>
        <w:rPr>
          <w:color w:val="010101"/>
        </w:rPr>
        <w:t>DisVis</w:t>
      </w:r>
      <w:proofErr w:type="spellEnd"/>
      <w:r>
        <w:rPr>
          <w:color w:val="010101"/>
        </w:rPr>
        <w:t xml:space="preserve"> for</w:t>
      </w:r>
      <w:r>
        <w:rPr>
          <w:color w:val="010101"/>
          <w:spacing w:val="-3"/>
        </w:rPr>
        <w:t xml:space="preserve"> </w:t>
      </w:r>
      <w:r>
        <w:rPr>
          <w:color w:val="010101"/>
        </w:rPr>
        <w:t xml:space="preserve">visualization and quantification of the information content of </w:t>
      </w:r>
      <w:r>
        <w:rPr>
          <w:color w:val="010101"/>
        </w:rPr>
        <w:t>distance restraints.</w:t>
      </w:r>
    </w:p>
    <w:p w14:paraId="6A1C6B4E" w14:textId="77777777" w:rsidR="00D25E69" w:rsidRDefault="00D25E69">
      <w:pPr>
        <w:pStyle w:val="BodyText"/>
        <w:rPr>
          <w:sz w:val="23"/>
        </w:rPr>
      </w:pPr>
    </w:p>
    <w:p w14:paraId="5F4D741D" w14:textId="7A147FC7" w:rsidR="00D25E69" w:rsidRDefault="004E78E4">
      <w:pPr>
        <w:pStyle w:val="BodyText"/>
        <w:spacing w:line="424" w:lineRule="auto"/>
        <w:ind w:left="1216" w:right="1191" w:hanging="6"/>
        <w:jc w:val="both"/>
      </w:pPr>
      <w:r>
        <w:rPr>
          <w:color w:val="010101"/>
        </w:rPr>
        <w:t xml:space="preserve">In </w:t>
      </w:r>
      <w:r>
        <w:rPr>
          <w:b/>
          <w:color w:val="010101"/>
        </w:rPr>
        <w:t xml:space="preserve">Chapter 3, </w:t>
      </w:r>
      <w:r>
        <w:rPr>
          <w:color w:val="010101"/>
        </w:rPr>
        <w:t xml:space="preserve">we show how </w:t>
      </w:r>
      <w:del w:id="20" w:author="Heck, A.J.R. (Albert)" w:date="2023-04-21T08:56:00Z">
        <w:r w:rsidDel="00A3749B">
          <w:rPr>
            <w:color w:val="010101"/>
          </w:rPr>
          <w:delText xml:space="preserve">recent </w:delText>
        </w:r>
      </w:del>
      <w:r>
        <w:rPr>
          <w:color w:val="010101"/>
        </w:rPr>
        <w:t xml:space="preserve">advancements in intact protein mass </w:t>
      </w:r>
      <w:proofErr w:type="spellStart"/>
      <w:r>
        <w:rPr>
          <w:color w:val="010101"/>
        </w:rPr>
        <w:t>spectrom</w:t>
      </w:r>
      <w:proofErr w:type="spellEnd"/>
      <w:r>
        <w:rPr>
          <w:color w:val="010101"/>
        </w:rPr>
        <w:t xml:space="preserve">­ </w:t>
      </w:r>
      <w:proofErr w:type="spellStart"/>
      <w:r>
        <w:rPr>
          <w:color w:val="010101"/>
        </w:rPr>
        <w:t>etry</w:t>
      </w:r>
      <w:proofErr w:type="spellEnd"/>
      <w:r>
        <w:rPr>
          <w:color w:val="010101"/>
        </w:rPr>
        <w:t xml:space="preserve"> allow for the detection of </w:t>
      </w:r>
      <w:del w:id="21" w:author="Heck, A.J.R. (Albert)" w:date="2023-04-21T08:57:00Z">
        <w:r w:rsidDel="00A3749B">
          <w:rPr>
            <w:color w:val="010101"/>
          </w:rPr>
          <w:delText xml:space="preserve">single </w:delText>
        </w:r>
      </w:del>
      <w:r>
        <w:rPr>
          <w:color w:val="010101"/>
        </w:rPr>
        <w:t>lgG1 molecules in human serum</w:t>
      </w:r>
      <w:ins w:id="22" w:author="Heck, A.J.R. (Albert)" w:date="2023-04-21T08:57:00Z">
        <w:r w:rsidR="00A3749B">
          <w:rPr>
            <w:color w:val="010101"/>
          </w:rPr>
          <w:t xml:space="preserve"> with clonal resolution</w:t>
        </w:r>
      </w:ins>
      <w:r>
        <w:rPr>
          <w:color w:val="010101"/>
        </w:rPr>
        <w:t>.</w:t>
      </w:r>
      <w:r>
        <w:rPr>
          <w:color w:val="010101"/>
          <w:spacing w:val="40"/>
        </w:rPr>
        <w:t xml:space="preserve"> </w:t>
      </w:r>
      <w:r>
        <w:rPr>
          <w:color w:val="010101"/>
        </w:rPr>
        <w:t xml:space="preserve">This enabled the construction of personalized </w:t>
      </w:r>
      <w:del w:id="23" w:author="Heck, A.J.R. (Albert)" w:date="2023-04-21T08:57:00Z">
        <w:r w:rsidDel="00A3749B">
          <w:rPr>
            <w:color w:val="010101"/>
          </w:rPr>
          <w:delText xml:space="preserve">secretory </w:delText>
        </w:r>
      </w:del>
      <w:r>
        <w:rPr>
          <w:color w:val="010101"/>
        </w:rPr>
        <w:t>lgG1 r</w:t>
      </w:r>
      <w:r>
        <w:rPr>
          <w:color w:val="010101"/>
        </w:rPr>
        <w:t>epertoires.</w:t>
      </w:r>
      <w:r>
        <w:rPr>
          <w:color w:val="010101"/>
          <w:spacing w:val="40"/>
        </w:rPr>
        <w:t xml:space="preserve"> </w:t>
      </w:r>
      <w:r>
        <w:rPr>
          <w:color w:val="010101"/>
        </w:rPr>
        <w:t xml:space="preserve">Despite there being an enormous number of theoretically possible clones, the observed </w:t>
      </w:r>
      <w:del w:id="24" w:author="Heck, A.J.R. (Albert)" w:date="2023-04-21T08:57:00Z">
        <w:r w:rsidDel="00A3749B">
          <w:rPr>
            <w:color w:val="010101"/>
          </w:rPr>
          <w:delText xml:space="preserve">secreted </w:delText>
        </w:r>
      </w:del>
      <w:r>
        <w:rPr>
          <w:color w:val="010101"/>
        </w:rPr>
        <w:t>antibody repertoires</w:t>
      </w:r>
      <w:r>
        <w:rPr>
          <w:color w:val="010101"/>
          <w:spacing w:val="-7"/>
        </w:rPr>
        <w:t xml:space="preserve"> </w:t>
      </w:r>
      <w:r>
        <w:rPr>
          <w:color w:val="010101"/>
        </w:rPr>
        <w:t>were</w:t>
      </w:r>
      <w:r>
        <w:rPr>
          <w:color w:val="010101"/>
          <w:spacing w:val="-14"/>
        </w:rPr>
        <w:t xml:space="preserve"> </w:t>
      </w:r>
      <w:r>
        <w:rPr>
          <w:color w:val="010101"/>
        </w:rPr>
        <w:t>relatively</w:t>
      </w:r>
      <w:r>
        <w:rPr>
          <w:color w:val="010101"/>
          <w:spacing w:val="-3"/>
        </w:rPr>
        <w:t xml:space="preserve"> </w:t>
      </w:r>
      <w:r>
        <w:rPr>
          <w:color w:val="010101"/>
        </w:rPr>
        <w:t>simple,</w:t>
      </w:r>
      <w:r>
        <w:rPr>
          <w:color w:val="010101"/>
          <w:spacing w:val="-4"/>
        </w:rPr>
        <w:t xml:space="preserve"> </w:t>
      </w:r>
      <w:r>
        <w:rPr>
          <w:color w:val="010101"/>
        </w:rPr>
        <w:t>with</w:t>
      </w:r>
      <w:r>
        <w:rPr>
          <w:color w:val="010101"/>
          <w:spacing w:val="-11"/>
        </w:rPr>
        <w:t xml:space="preserve"> </w:t>
      </w:r>
      <w:r>
        <w:rPr>
          <w:color w:val="010101"/>
        </w:rPr>
        <w:t>only</w:t>
      </w:r>
      <w:r>
        <w:rPr>
          <w:color w:val="010101"/>
          <w:spacing w:val="-1"/>
        </w:rPr>
        <w:t xml:space="preserve"> </w:t>
      </w:r>
      <w:r>
        <w:rPr>
          <w:color w:val="010101"/>
        </w:rPr>
        <w:t>several</w:t>
      </w:r>
      <w:r>
        <w:rPr>
          <w:color w:val="010101"/>
          <w:spacing w:val="-10"/>
        </w:rPr>
        <w:t xml:space="preserve"> </w:t>
      </w:r>
      <w:r>
        <w:rPr>
          <w:color w:val="010101"/>
        </w:rPr>
        <w:t>hundred</w:t>
      </w:r>
      <w:r>
        <w:rPr>
          <w:color w:val="010101"/>
          <w:spacing w:val="-4"/>
        </w:rPr>
        <w:t xml:space="preserve"> </w:t>
      </w:r>
      <w:r>
        <w:rPr>
          <w:color w:val="010101"/>
        </w:rPr>
        <w:t>clones</w:t>
      </w:r>
      <w:r>
        <w:rPr>
          <w:color w:val="010101"/>
          <w:spacing w:val="-13"/>
        </w:rPr>
        <w:t xml:space="preserve"> </w:t>
      </w:r>
      <w:r>
        <w:rPr>
          <w:color w:val="010101"/>
        </w:rPr>
        <w:t>dominating at</w:t>
      </w:r>
      <w:r>
        <w:rPr>
          <w:color w:val="010101"/>
          <w:spacing w:val="-15"/>
        </w:rPr>
        <w:t xml:space="preserve"> </w:t>
      </w:r>
      <w:r>
        <w:rPr>
          <w:color w:val="010101"/>
        </w:rPr>
        <w:t>any given time point.</w:t>
      </w:r>
      <w:r>
        <w:rPr>
          <w:color w:val="010101"/>
          <w:spacing w:val="40"/>
        </w:rPr>
        <w:t xml:space="preserve"> </w:t>
      </w:r>
      <w:r>
        <w:rPr>
          <w:color w:val="010101"/>
        </w:rPr>
        <w:t xml:space="preserve">Moreover, while </w:t>
      </w:r>
      <w:proofErr w:type="gramStart"/>
      <w:r>
        <w:rPr>
          <w:color w:val="010101"/>
        </w:rPr>
        <w:t xml:space="preserve">the </w:t>
      </w:r>
      <w:r>
        <w:rPr>
          <w:color w:val="010101"/>
        </w:rPr>
        <w:t>majority of</w:t>
      </w:r>
      <w:proofErr w:type="gramEnd"/>
      <w:r>
        <w:rPr>
          <w:color w:val="010101"/>
        </w:rPr>
        <w:t xml:space="preserve"> the clones in these profiles were stable over time, we observed </w:t>
      </w:r>
      <w:del w:id="25" w:author="Heck, A.J.R. (Albert)" w:date="2023-04-21T08:57:00Z">
        <w:r w:rsidDel="00A3749B">
          <w:rPr>
            <w:color w:val="010101"/>
          </w:rPr>
          <w:delText xml:space="preserve">large </w:delText>
        </w:r>
      </w:del>
      <w:ins w:id="26" w:author="Heck, A.J.R. (Albert)" w:date="2023-04-21T08:57:00Z">
        <w:r w:rsidR="00A3749B">
          <w:rPr>
            <w:color w:val="010101"/>
          </w:rPr>
          <w:t xml:space="preserve">substantial </w:t>
        </w:r>
      </w:ins>
      <w:r>
        <w:rPr>
          <w:color w:val="010101"/>
        </w:rPr>
        <w:t>changes in the repertoires following a sepsis episode.</w:t>
      </w:r>
      <w:r>
        <w:rPr>
          <w:color w:val="010101"/>
          <w:spacing w:val="40"/>
        </w:rPr>
        <w:t xml:space="preserve"> </w:t>
      </w:r>
      <w:r>
        <w:rPr>
          <w:color w:val="010101"/>
        </w:rPr>
        <w:t>We also demonstrated that a combination of peptide- and protein-centric mass spectrometry</w:t>
      </w:r>
      <w:r>
        <w:rPr>
          <w:color w:val="010101"/>
          <w:spacing w:val="40"/>
        </w:rPr>
        <w:t xml:space="preserve"> </w:t>
      </w:r>
      <w:r>
        <w:rPr>
          <w:color w:val="010101"/>
        </w:rPr>
        <w:t>could be employed</w:t>
      </w:r>
      <w:r>
        <w:rPr>
          <w:color w:val="010101"/>
        </w:rPr>
        <w:t xml:space="preserve"> to sequence individual clones directly from the serum.</w:t>
      </w:r>
      <w:r>
        <w:rPr>
          <w:color w:val="010101"/>
          <w:spacing w:val="40"/>
        </w:rPr>
        <w:t xml:space="preserve"> </w:t>
      </w:r>
      <w:r>
        <w:rPr>
          <w:color w:val="010101"/>
        </w:rPr>
        <w:t xml:space="preserve">The peptide-centric approach provided extensive coverage, while the protein-centric (fragmentation) approach provided sequence information that is in­ </w:t>
      </w:r>
      <w:proofErr w:type="spellStart"/>
      <w:r>
        <w:rPr>
          <w:color w:val="010101"/>
        </w:rPr>
        <w:t>herently</w:t>
      </w:r>
      <w:proofErr w:type="spellEnd"/>
      <w:r>
        <w:rPr>
          <w:color w:val="010101"/>
        </w:rPr>
        <w:t xml:space="preserve"> grouped per clone.</w:t>
      </w:r>
      <w:r>
        <w:rPr>
          <w:color w:val="010101"/>
          <w:spacing w:val="40"/>
        </w:rPr>
        <w:t xml:space="preserve"> </w:t>
      </w:r>
      <w:r>
        <w:rPr>
          <w:color w:val="010101"/>
        </w:rPr>
        <w:t>The synergy between t</w:t>
      </w:r>
      <w:r>
        <w:rPr>
          <w:color w:val="010101"/>
        </w:rPr>
        <w:t xml:space="preserve">hese techniques was used to </w:t>
      </w:r>
      <w:ins w:id="27" w:author="Heck, A.J.R. (Albert)" w:date="2023-04-21T08:58:00Z">
        <w:r w:rsidR="00A3749B" w:rsidRPr="00A3749B">
          <w:rPr>
            <w:i/>
            <w:iCs/>
            <w:color w:val="010101"/>
            <w:rPrChange w:id="28" w:author="Heck, A.J.R. (Albert)" w:date="2023-04-21T08:58:00Z">
              <w:rPr>
                <w:color w:val="010101"/>
              </w:rPr>
            </w:rPrChange>
          </w:rPr>
          <w:t>de novo</w:t>
        </w:r>
        <w:r w:rsidR="00A3749B">
          <w:rPr>
            <w:color w:val="010101"/>
          </w:rPr>
          <w:t xml:space="preserve"> </w:t>
        </w:r>
      </w:ins>
      <w:r>
        <w:rPr>
          <w:color w:val="010101"/>
        </w:rPr>
        <w:t>sequence a single highly abundant clone from the sample of one of our donors.</w:t>
      </w:r>
    </w:p>
    <w:p w14:paraId="396C6223" w14:textId="77777777" w:rsidR="00D25E69" w:rsidRDefault="00D25E69">
      <w:pPr>
        <w:pStyle w:val="BodyText"/>
        <w:spacing w:before="6"/>
        <w:rPr>
          <w:sz w:val="22"/>
        </w:rPr>
      </w:pPr>
    </w:p>
    <w:p w14:paraId="0DFDBE3F" w14:textId="5BB7D72B" w:rsidR="00D25E69" w:rsidRDefault="00D67176">
      <w:pPr>
        <w:pStyle w:val="BodyText"/>
        <w:spacing w:line="424" w:lineRule="auto"/>
        <w:ind w:left="1215" w:right="1197"/>
        <w:jc w:val="both"/>
      </w:pPr>
      <w:r>
        <w:rPr>
          <w:noProof/>
        </w:rPr>
        <mc:AlternateContent>
          <mc:Choice Requires="wps">
            <w:drawing>
              <wp:anchor distT="0" distB="0" distL="114300" distR="114300" simplePos="0" relativeHeight="15731712" behindDoc="0" locked="0" layoutInCell="1" allowOverlap="1" wp14:anchorId="2D4E2804" wp14:editId="2A61DFDF">
                <wp:simplePos x="0" y="0"/>
                <wp:positionH relativeFrom="page">
                  <wp:posOffset>6179820</wp:posOffset>
                </wp:positionH>
                <wp:positionV relativeFrom="paragraph">
                  <wp:posOffset>347345</wp:posOffset>
                </wp:positionV>
                <wp:extent cx="372110" cy="965200"/>
                <wp:effectExtent l="0" t="0" r="0" b="0"/>
                <wp:wrapNone/>
                <wp:docPr id="979653230" name="docshape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72110" cy="965200"/>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81EBA3" w14:textId="77777777" w:rsidR="00D25E69" w:rsidRDefault="00D25E69">
                            <w:pPr>
                              <w:pStyle w:val="BodyText"/>
                              <w:rPr>
                                <w:color w:val="000000"/>
                                <w:sz w:val="34"/>
                              </w:rPr>
                            </w:pPr>
                          </w:p>
                          <w:p w14:paraId="6E398409" w14:textId="77777777" w:rsidR="00D25E69" w:rsidRDefault="004E78E4">
                            <w:pPr>
                              <w:spacing w:before="261"/>
                              <w:ind w:left="236"/>
                              <w:rPr>
                                <w:b/>
                                <w:color w:val="000000"/>
                                <w:sz w:val="30"/>
                              </w:rPr>
                            </w:pPr>
                            <w:r>
                              <w:rPr>
                                <w:b/>
                                <w:color w:val="FFFFFF"/>
                                <w:w w:val="105"/>
                                <w:sz w:val="30"/>
                              </w:rPr>
                              <w:t>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4E2804" id="docshape36" o:spid="_x0000_s1027" type="#_x0000_t202" style="position:absolute;left:0;text-align:left;margin-left:486.6pt;margin-top:27.35pt;width:29.3pt;height:76pt;z-index:15731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" fillcolor="gray" stroked="f">
                <v:path arrowok="t"/>
                <v:textbox inset="0,0,0,0">
                  <w:txbxContent>
                    <w:p w14:paraId="1781EBA3" w14:textId="77777777" w:rsidR="00D25E69" w:rsidRDefault="00D25E69">
                      <w:pPr>
                        <w:pStyle w:val="BodyText"/>
                        <w:rPr>
                          <w:color w:val="000000"/>
                          <w:sz w:val="34"/>
                        </w:rPr>
                      </w:pPr>
                    </w:p>
                    <w:p w14:paraId="6E398409" w14:textId="77777777" w:rsidR="00D25E69" w:rsidRDefault="004E78E4">
                      <w:pPr>
                        <w:spacing w:before="261"/>
                        <w:ind w:left="236"/>
                        <w:rPr>
                          <w:b/>
                          <w:color w:val="000000"/>
                          <w:sz w:val="30"/>
                        </w:rPr>
                      </w:pPr>
                      <w:r>
                        <w:rPr>
                          <w:b/>
                          <w:color w:val="FFFFFF"/>
                          <w:w w:val="105"/>
                          <w:sz w:val="30"/>
                        </w:rPr>
                        <w:t>6</w:t>
                      </w:r>
                    </w:p>
                  </w:txbxContent>
                </v:textbox>
                <w10:wrap anchorx="page"/>
              </v:shape>
            </w:pict>
          </mc:Fallback>
        </mc:AlternateContent>
      </w:r>
      <w:r>
        <w:rPr>
          <w:b/>
          <w:color w:val="010101"/>
        </w:rPr>
        <w:t xml:space="preserve">Chapter 4 </w:t>
      </w:r>
      <w:r>
        <w:rPr>
          <w:color w:val="010101"/>
        </w:rPr>
        <w:t xml:space="preserve">showcases the potential of </w:t>
      </w:r>
      <w:ins w:id="29" w:author="Heck, A.J.R. (Albert)" w:date="2023-04-21T09:01:00Z">
        <w:r w:rsidR="001650FD">
          <w:rPr>
            <w:color w:val="010101"/>
          </w:rPr>
          <w:t xml:space="preserve">antibody repertoire </w:t>
        </w:r>
      </w:ins>
      <w:r>
        <w:rPr>
          <w:color w:val="010101"/>
        </w:rPr>
        <w:t>profiling data to compare and characterize individual donors within a group.</w:t>
      </w:r>
      <w:r>
        <w:rPr>
          <w:color w:val="010101"/>
          <w:spacing w:val="40"/>
        </w:rPr>
        <w:t xml:space="preserve"> </w:t>
      </w:r>
      <w:r>
        <w:rPr>
          <w:color w:val="010101"/>
        </w:rPr>
        <w:t xml:space="preserve">We constructed SlgA1 profiles for a cohort of six lactating women who </w:t>
      </w:r>
      <w:ins w:id="30" w:author="Heck, A.J.R. (Albert)" w:date="2023-04-21T09:01:00Z">
        <w:r w:rsidR="001650FD">
          <w:rPr>
            <w:color w:val="010101"/>
          </w:rPr>
          <w:t xml:space="preserve">had </w:t>
        </w:r>
      </w:ins>
      <w:r>
        <w:rPr>
          <w:color w:val="010101"/>
        </w:rPr>
        <w:t xml:space="preserve">received </w:t>
      </w:r>
      <w:proofErr w:type="gramStart"/>
      <w:r>
        <w:rPr>
          <w:color w:val="010101"/>
        </w:rPr>
        <w:t>a</w:t>
      </w:r>
      <w:ins w:id="31" w:author="Heck, A.J.R. (Albert)" w:date="2023-04-21T09:01:00Z">
        <w:r w:rsidR="001650FD">
          <w:rPr>
            <w:color w:val="010101"/>
          </w:rPr>
          <w:t xml:space="preserve"> number of</w:t>
        </w:r>
      </w:ins>
      <w:proofErr w:type="gramEnd"/>
      <w:r>
        <w:rPr>
          <w:color w:val="010101"/>
        </w:rPr>
        <w:t xml:space="preserve"> SARS-CoV-2 vaccination</w:t>
      </w:r>
      <w:ins w:id="32" w:author="Heck, A.J.R. (Albert)" w:date="2023-04-21T09:01:00Z">
        <w:r w:rsidR="001650FD">
          <w:rPr>
            <w:color w:val="010101"/>
          </w:rPr>
          <w:t>s</w:t>
        </w:r>
      </w:ins>
      <w:r>
        <w:rPr>
          <w:color w:val="010101"/>
        </w:rPr>
        <w:t>.</w:t>
      </w:r>
      <w:r>
        <w:rPr>
          <w:color w:val="010101"/>
          <w:spacing w:val="40"/>
        </w:rPr>
        <w:t xml:space="preserve"> </w:t>
      </w:r>
      <w:r>
        <w:rPr>
          <w:color w:val="010101"/>
        </w:rPr>
        <w:t>The resulting profiles complement findings from earlier ELISA-based titer level analysis of</w:t>
      </w:r>
      <w:r>
        <w:rPr>
          <w:color w:val="010101"/>
          <w:spacing w:val="-3"/>
        </w:rPr>
        <w:t xml:space="preserve"> </w:t>
      </w:r>
      <w:r>
        <w:rPr>
          <w:color w:val="010101"/>
        </w:rPr>
        <w:t>these samples, where a biphasic rise</w:t>
      </w:r>
      <w:r>
        <w:rPr>
          <w:color w:val="010101"/>
          <w:spacing w:val="-1"/>
        </w:rPr>
        <w:t xml:space="preserve"> </w:t>
      </w:r>
      <w:r>
        <w:rPr>
          <w:color w:val="010101"/>
        </w:rPr>
        <w:t xml:space="preserve">in spike-specific </w:t>
      </w:r>
      <w:proofErr w:type="spellStart"/>
      <w:r>
        <w:rPr>
          <w:color w:val="010101"/>
        </w:rPr>
        <w:t>lgA</w:t>
      </w:r>
      <w:proofErr w:type="spellEnd"/>
      <w:r>
        <w:rPr>
          <w:color w:val="010101"/>
        </w:rPr>
        <w:t xml:space="preserve"> was found.</w:t>
      </w:r>
      <w:r>
        <w:rPr>
          <w:color w:val="010101"/>
          <w:spacing w:val="37"/>
        </w:rPr>
        <w:t xml:space="preserve"> </w:t>
      </w:r>
      <w:r>
        <w:rPr>
          <w:color w:val="010101"/>
        </w:rPr>
        <w:t>Our observations indicate the emergence of a</w:t>
      </w:r>
      <w:r>
        <w:rPr>
          <w:color w:val="010101"/>
          <w:spacing w:val="-6"/>
        </w:rPr>
        <w:t xml:space="preserve"> </w:t>
      </w:r>
      <w:r>
        <w:rPr>
          <w:color w:val="010101"/>
        </w:rPr>
        <w:t>heterogeneous</w:t>
      </w:r>
      <w:r>
        <w:rPr>
          <w:color w:val="010101"/>
          <w:spacing w:val="27"/>
        </w:rPr>
        <w:t xml:space="preserve"> </w:t>
      </w:r>
      <w:r>
        <w:rPr>
          <w:color w:val="010101"/>
        </w:rPr>
        <w:t>polyclonal population of</w:t>
      </w:r>
      <w:r>
        <w:rPr>
          <w:color w:val="010101"/>
          <w:spacing w:val="-2"/>
        </w:rPr>
        <w:t xml:space="preserve"> </w:t>
      </w:r>
      <w:r>
        <w:rPr>
          <w:color w:val="010101"/>
        </w:rPr>
        <w:t>between 100</w:t>
      </w:r>
      <w:r>
        <w:rPr>
          <w:color w:val="010101"/>
          <w:spacing w:val="-1"/>
        </w:rPr>
        <w:t xml:space="preserve"> </w:t>
      </w:r>
      <w:r>
        <w:rPr>
          <w:color w:val="010101"/>
        </w:rPr>
        <w:t>and</w:t>
      </w:r>
      <w:r>
        <w:rPr>
          <w:color w:val="010101"/>
          <w:spacing w:val="-1"/>
        </w:rPr>
        <w:t xml:space="preserve"> </w:t>
      </w:r>
      <w:r>
        <w:rPr>
          <w:color w:val="010101"/>
        </w:rPr>
        <w:t>200</w:t>
      </w:r>
      <w:r>
        <w:rPr>
          <w:color w:val="010101"/>
          <w:spacing w:val="-1"/>
        </w:rPr>
        <w:t xml:space="preserve"> </w:t>
      </w:r>
      <w:r>
        <w:rPr>
          <w:color w:val="010101"/>
        </w:rPr>
        <w:t>novel clones in all donors after vaccination.</w:t>
      </w:r>
      <w:r>
        <w:rPr>
          <w:color w:val="010101"/>
          <w:spacing w:val="40"/>
        </w:rPr>
        <w:t xml:space="preserve"> </w:t>
      </w:r>
      <w:r>
        <w:rPr>
          <w:color w:val="010101"/>
        </w:rPr>
        <w:t>This vaccine-induced</w:t>
      </w:r>
      <w:r>
        <w:rPr>
          <w:color w:val="010101"/>
          <w:spacing w:val="-6"/>
        </w:rPr>
        <w:t xml:space="preserve"> </w:t>
      </w:r>
      <w:r>
        <w:rPr>
          <w:color w:val="010101"/>
        </w:rPr>
        <w:t>population is</w:t>
      </w:r>
      <w:r>
        <w:rPr>
          <w:color w:val="010101"/>
          <w:spacing w:val="-1"/>
        </w:rPr>
        <w:t xml:space="preserve"> </w:t>
      </w:r>
      <w:r>
        <w:rPr>
          <w:color w:val="010101"/>
        </w:rPr>
        <w:t>dominated by a persistent population of clones that appear shortly after the initial vaccination and</w:t>
      </w:r>
      <w:r>
        <w:rPr>
          <w:color w:val="010101"/>
          <w:spacing w:val="-5"/>
        </w:rPr>
        <w:t xml:space="preserve"> </w:t>
      </w:r>
      <w:r>
        <w:rPr>
          <w:color w:val="010101"/>
        </w:rPr>
        <w:t>persist until at</w:t>
      </w:r>
      <w:r>
        <w:rPr>
          <w:color w:val="010101"/>
          <w:spacing w:val="-7"/>
        </w:rPr>
        <w:t xml:space="preserve"> </w:t>
      </w:r>
      <w:r>
        <w:rPr>
          <w:color w:val="010101"/>
        </w:rPr>
        <w:t>least five</w:t>
      </w:r>
      <w:r>
        <w:rPr>
          <w:color w:val="010101"/>
          <w:spacing w:val="-5"/>
        </w:rPr>
        <w:t xml:space="preserve"> </w:t>
      </w:r>
      <w:r>
        <w:rPr>
          <w:color w:val="010101"/>
        </w:rPr>
        <w:t>days</w:t>
      </w:r>
      <w:r>
        <w:rPr>
          <w:color w:val="010101"/>
          <w:spacing w:val="-2"/>
        </w:rPr>
        <w:t xml:space="preserve"> </w:t>
      </w:r>
      <w:r>
        <w:rPr>
          <w:color w:val="010101"/>
        </w:rPr>
        <w:t>after the</w:t>
      </w:r>
      <w:r>
        <w:rPr>
          <w:color w:val="010101"/>
          <w:spacing w:val="-6"/>
        </w:rPr>
        <w:t xml:space="preserve"> </w:t>
      </w:r>
      <w:r>
        <w:rPr>
          <w:color w:val="010101"/>
        </w:rPr>
        <w:t>second.</w:t>
      </w:r>
      <w:r>
        <w:rPr>
          <w:color w:val="010101"/>
          <w:spacing w:val="32"/>
        </w:rPr>
        <w:t xml:space="preserve"> </w:t>
      </w:r>
      <w:r>
        <w:rPr>
          <w:color w:val="010101"/>
        </w:rPr>
        <w:t>However, we</w:t>
      </w:r>
      <w:r>
        <w:rPr>
          <w:color w:val="010101"/>
          <w:spacing w:val="-3"/>
        </w:rPr>
        <w:t xml:space="preserve"> </w:t>
      </w:r>
      <w:r>
        <w:rPr>
          <w:color w:val="010101"/>
        </w:rPr>
        <w:t>also</w:t>
      </w:r>
      <w:r>
        <w:rPr>
          <w:color w:val="010101"/>
          <w:spacing w:val="-5"/>
        </w:rPr>
        <w:t xml:space="preserve"> </w:t>
      </w:r>
      <w:r>
        <w:rPr>
          <w:color w:val="010101"/>
        </w:rPr>
        <w:t>detect a</w:t>
      </w:r>
      <w:r>
        <w:rPr>
          <w:color w:val="010101"/>
          <w:spacing w:val="-7"/>
        </w:rPr>
        <w:t xml:space="preserve"> </w:t>
      </w:r>
      <w:proofErr w:type="spellStart"/>
      <w:r>
        <w:rPr>
          <w:color w:val="010101"/>
        </w:rPr>
        <w:t>popu</w:t>
      </w:r>
      <w:proofErr w:type="spellEnd"/>
      <w:r>
        <w:rPr>
          <w:color w:val="010101"/>
        </w:rPr>
        <w:t xml:space="preserve">- </w:t>
      </w:r>
      <w:proofErr w:type="spellStart"/>
      <w:r>
        <w:rPr>
          <w:color w:val="010101"/>
        </w:rPr>
        <w:t>lation</w:t>
      </w:r>
      <w:proofErr w:type="spellEnd"/>
      <w:r>
        <w:rPr>
          <w:color w:val="010101"/>
        </w:rPr>
        <w:t xml:space="preserve"> of clones that emerge more than three days after the second vaccination was administered,</w:t>
      </w:r>
      <w:r>
        <w:rPr>
          <w:color w:val="010101"/>
          <w:spacing w:val="31"/>
        </w:rPr>
        <w:t xml:space="preserve"> </w:t>
      </w:r>
      <w:r>
        <w:rPr>
          <w:color w:val="010101"/>
        </w:rPr>
        <w:t>in every</w:t>
      </w:r>
      <w:r>
        <w:rPr>
          <w:color w:val="010101"/>
          <w:spacing w:val="23"/>
        </w:rPr>
        <w:t xml:space="preserve"> </w:t>
      </w:r>
      <w:r>
        <w:rPr>
          <w:color w:val="010101"/>
        </w:rPr>
        <w:t>donor.</w:t>
      </w:r>
      <w:r>
        <w:rPr>
          <w:color w:val="010101"/>
          <w:spacing w:val="40"/>
        </w:rPr>
        <w:t xml:space="preserve"> </w:t>
      </w:r>
      <w:r>
        <w:rPr>
          <w:color w:val="010101"/>
        </w:rPr>
        <w:t>In-depth</w:t>
      </w:r>
      <w:r>
        <w:rPr>
          <w:color w:val="010101"/>
          <w:spacing w:val="27"/>
        </w:rPr>
        <w:t xml:space="preserve"> </w:t>
      </w:r>
      <w:r>
        <w:rPr>
          <w:color w:val="010101"/>
        </w:rPr>
        <w:t>analysis</w:t>
      </w:r>
      <w:r>
        <w:rPr>
          <w:color w:val="010101"/>
          <w:spacing w:val="20"/>
        </w:rPr>
        <w:t xml:space="preserve"> </w:t>
      </w:r>
      <w:r>
        <w:rPr>
          <w:color w:val="010101"/>
        </w:rPr>
        <w:t>of a strong</w:t>
      </w:r>
      <w:r>
        <w:rPr>
          <w:color w:val="010101"/>
          <w:spacing w:val="22"/>
        </w:rPr>
        <w:t xml:space="preserve"> </w:t>
      </w:r>
      <w:r>
        <w:rPr>
          <w:color w:val="010101"/>
        </w:rPr>
        <w:t>responder,</w:t>
      </w:r>
      <w:r>
        <w:rPr>
          <w:color w:val="010101"/>
          <w:spacing w:val="32"/>
        </w:rPr>
        <w:t xml:space="preserve"> </w:t>
      </w:r>
      <w:r>
        <w:rPr>
          <w:color w:val="010101"/>
        </w:rPr>
        <w:t>selected</w:t>
      </w:r>
      <w:r>
        <w:rPr>
          <w:color w:val="010101"/>
          <w:spacing w:val="25"/>
        </w:rPr>
        <w:t xml:space="preserve"> </w:t>
      </w:r>
      <w:r>
        <w:rPr>
          <w:color w:val="010101"/>
        </w:rPr>
        <w:t>by</w:t>
      </w:r>
    </w:p>
    <w:p w14:paraId="5A782F15" w14:textId="77777777" w:rsidR="00D25E69" w:rsidRDefault="00D25E69">
      <w:pPr>
        <w:spacing w:line="424" w:lineRule="auto"/>
        <w:jc w:val="both"/>
        <w:sectPr w:rsidR="00D25E69">
          <w:pgSz w:w="10320" w:h="14580"/>
          <w:pgMar w:top="1140" w:right="0" w:bottom="900" w:left="0" w:header="816" w:footer="705" w:gutter="0"/>
          <w:cols w:space="720"/>
        </w:sectPr>
      </w:pPr>
    </w:p>
    <w:p w14:paraId="4FB31B4F" w14:textId="77777777" w:rsidR="00D25E69" w:rsidRDefault="00D25E69">
      <w:pPr>
        <w:pStyle w:val="BodyText"/>
        <w:spacing w:before="8"/>
        <w:rPr>
          <w:sz w:val="23"/>
        </w:rPr>
      </w:pPr>
    </w:p>
    <w:p w14:paraId="252B8802" w14:textId="77777777" w:rsidR="00D25E69" w:rsidRDefault="004E78E4">
      <w:pPr>
        <w:pStyle w:val="BodyText"/>
        <w:spacing w:before="94" w:line="424" w:lineRule="auto"/>
        <w:ind w:left="1216" w:right="1199" w:hanging="3"/>
        <w:jc w:val="both"/>
      </w:pPr>
      <w:r>
        <w:rPr>
          <w:color w:val="010101"/>
        </w:rPr>
        <w:t xml:space="preserve">ELISA and confirmed by our data, reveals that the second rise in spike-specific </w:t>
      </w:r>
      <w:proofErr w:type="spellStart"/>
      <w:r>
        <w:rPr>
          <w:color w:val="010101"/>
        </w:rPr>
        <w:t>lgA</w:t>
      </w:r>
      <w:proofErr w:type="spellEnd"/>
      <w:r>
        <w:rPr>
          <w:color w:val="010101"/>
        </w:rPr>
        <w:t xml:space="preserve"> coincides with an abundant second dose-induced population, highlighting the diver­ gent clona</w:t>
      </w:r>
      <w:r>
        <w:rPr>
          <w:color w:val="010101"/>
        </w:rPr>
        <w:t>l makeup of what initially seemed like a symmetrical biphasic response. Additionally, we</w:t>
      </w:r>
      <w:r>
        <w:rPr>
          <w:color w:val="010101"/>
          <w:spacing w:val="-1"/>
        </w:rPr>
        <w:t xml:space="preserve"> </w:t>
      </w:r>
      <w:r>
        <w:rPr>
          <w:color w:val="010101"/>
        </w:rPr>
        <w:t xml:space="preserve">observed several highly abundant clones appear and subsequently disappear from the secreted repertoire over the course of </w:t>
      </w:r>
      <w:r>
        <w:rPr>
          <w:color w:val="1D1D1D"/>
        </w:rPr>
        <w:t xml:space="preserve">~40 </w:t>
      </w:r>
      <w:r>
        <w:rPr>
          <w:color w:val="010101"/>
        </w:rPr>
        <w:t>days, showing that highly abundant clones</w:t>
      </w:r>
      <w:r>
        <w:rPr>
          <w:color w:val="010101"/>
        </w:rPr>
        <w:t xml:space="preserve"> do not necessarily persist over time.</w:t>
      </w:r>
    </w:p>
    <w:p w14:paraId="120D7432" w14:textId="77777777" w:rsidR="00D25E69" w:rsidRDefault="00D25E69">
      <w:pPr>
        <w:pStyle w:val="BodyText"/>
        <w:rPr>
          <w:sz w:val="22"/>
        </w:rPr>
      </w:pPr>
    </w:p>
    <w:p w14:paraId="292F4FDF" w14:textId="77777777" w:rsidR="00D25E69" w:rsidRDefault="00D25E69">
      <w:pPr>
        <w:pStyle w:val="BodyText"/>
        <w:rPr>
          <w:sz w:val="22"/>
        </w:rPr>
      </w:pPr>
    </w:p>
    <w:p w14:paraId="1717F036" w14:textId="77777777" w:rsidR="00D25E69" w:rsidRDefault="00D25E69">
      <w:pPr>
        <w:pStyle w:val="BodyText"/>
        <w:rPr>
          <w:sz w:val="22"/>
        </w:rPr>
      </w:pPr>
    </w:p>
    <w:p w14:paraId="0C670510" w14:textId="77777777" w:rsidR="00D25E69" w:rsidRDefault="00D25E69">
      <w:pPr>
        <w:pStyle w:val="BodyText"/>
        <w:rPr>
          <w:sz w:val="22"/>
        </w:rPr>
      </w:pPr>
    </w:p>
    <w:p w14:paraId="6739E830" w14:textId="77777777" w:rsidR="00D25E69" w:rsidRDefault="00D25E69">
      <w:pPr>
        <w:pStyle w:val="BodyText"/>
        <w:rPr>
          <w:sz w:val="22"/>
        </w:rPr>
      </w:pPr>
    </w:p>
    <w:p w14:paraId="338D6E2D" w14:textId="77777777" w:rsidR="00D25E69" w:rsidRDefault="00D25E69">
      <w:pPr>
        <w:pStyle w:val="BodyText"/>
        <w:rPr>
          <w:sz w:val="22"/>
        </w:rPr>
      </w:pPr>
    </w:p>
    <w:p w14:paraId="53C88E09" w14:textId="77777777" w:rsidR="00D25E69" w:rsidRDefault="00D25E69">
      <w:pPr>
        <w:pStyle w:val="BodyText"/>
        <w:rPr>
          <w:sz w:val="22"/>
        </w:rPr>
      </w:pPr>
    </w:p>
    <w:p w14:paraId="4FFDD95E" w14:textId="77777777" w:rsidR="00D25E69" w:rsidRDefault="00D25E69">
      <w:pPr>
        <w:pStyle w:val="BodyText"/>
        <w:rPr>
          <w:sz w:val="22"/>
        </w:rPr>
      </w:pPr>
    </w:p>
    <w:p w14:paraId="5888CCC7" w14:textId="77777777" w:rsidR="00D25E69" w:rsidRDefault="00D25E69">
      <w:pPr>
        <w:pStyle w:val="BodyText"/>
        <w:spacing w:before="5"/>
        <w:rPr>
          <w:sz w:val="18"/>
        </w:rPr>
      </w:pPr>
    </w:p>
    <w:p w14:paraId="1324E223" w14:textId="118B4827" w:rsidR="00D25E69" w:rsidRDefault="00D67176">
      <w:pPr>
        <w:pStyle w:val="BodyText"/>
        <w:spacing w:line="424" w:lineRule="auto"/>
        <w:ind w:left="1214" w:right="1194" w:hanging="4"/>
        <w:jc w:val="both"/>
      </w:pPr>
      <w:r>
        <w:rPr>
          <w:noProof/>
        </w:rPr>
        <mc:AlternateContent>
          <mc:Choice Requires="wps">
            <w:drawing>
              <wp:anchor distT="0" distB="0" distL="114300" distR="114300" simplePos="0" relativeHeight="15732224" behindDoc="0" locked="0" layoutInCell="1" allowOverlap="1" wp14:anchorId="07D62D41" wp14:editId="3E92D5C7">
                <wp:simplePos x="0" y="0"/>
                <wp:positionH relativeFrom="page">
                  <wp:posOffset>0</wp:posOffset>
                </wp:positionH>
                <wp:positionV relativeFrom="paragraph">
                  <wp:posOffset>1973580</wp:posOffset>
                </wp:positionV>
                <wp:extent cx="372110" cy="965200"/>
                <wp:effectExtent l="0" t="0" r="0" b="0"/>
                <wp:wrapNone/>
                <wp:docPr id="844634985" name="docshape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72110" cy="965200"/>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427982" w14:textId="77777777" w:rsidR="00D25E69" w:rsidRDefault="00D25E69">
                            <w:pPr>
                              <w:pStyle w:val="BodyText"/>
                              <w:rPr>
                                <w:color w:val="000000"/>
                                <w:sz w:val="32"/>
                              </w:rPr>
                            </w:pPr>
                          </w:p>
                          <w:p w14:paraId="333C2DD2" w14:textId="77777777" w:rsidR="00D25E69" w:rsidRDefault="00D25E69">
                            <w:pPr>
                              <w:pStyle w:val="BodyText"/>
                              <w:spacing w:before="6"/>
                              <w:rPr>
                                <w:color w:val="000000"/>
                                <w:sz w:val="25"/>
                              </w:rPr>
                            </w:pPr>
                          </w:p>
                          <w:p w14:paraId="26B6909B" w14:textId="77777777" w:rsidR="00D25E69" w:rsidRDefault="004E78E4">
                            <w:pPr>
                              <w:ind w:left="165"/>
                              <w:rPr>
                                <w:b/>
                                <w:color w:val="000000"/>
                                <w:sz w:val="29"/>
                              </w:rPr>
                            </w:pPr>
                            <w:r>
                              <w:rPr>
                                <w:b/>
                                <w:color w:val="FFFFFF"/>
                                <w:w w:val="105"/>
                                <w:sz w:val="29"/>
                              </w:rPr>
                              <w:t>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D62D41" id="docshape37" o:spid="_x0000_s1028" type="#_x0000_t202" style="position:absolute;left:0;text-align:left;margin-left:0;margin-top:155.4pt;width:29.3pt;height:76pt;z-index:15732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" fillcolor="gray" stroked="f">
                <v:path arrowok="t"/>
                <v:textbox inset="0,0,0,0">
                  <w:txbxContent>
                    <w:p w14:paraId="0A427982" w14:textId="77777777" w:rsidR="00D25E69" w:rsidRDefault="00D25E69">
                      <w:pPr>
                        <w:pStyle w:val="BodyText"/>
                        <w:rPr>
                          <w:color w:val="000000"/>
                          <w:sz w:val="32"/>
                        </w:rPr>
                      </w:pPr>
                    </w:p>
                    <w:p w14:paraId="333C2DD2" w14:textId="77777777" w:rsidR="00D25E69" w:rsidRDefault="00D25E69">
                      <w:pPr>
                        <w:pStyle w:val="BodyText"/>
                        <w:spacing w:before="6"/>
                        <w:rPr>
                          <w:color w:val="000000"/>
                          <w:sz w:val="25"/>
                        </w:rPr>
                      </w:pPr>
                    </w:p>
                    <w:p w14:paraId="26B6909B" w14:textId="77777777" w:rsidR="00D25E69" w:rsidRDefault="004E78E4">
                      <w:pPr>
                        <w:ind w:left="165"/>
                        <w:rPr>
                          <w:b/>
                          <w:color w:val="000000"/>
                          <w:sz w:val="29"/>
                        </w:rPr>
                      </w:pPr>
                      <w:r>
                        <w:rPr>
                          <w:b/>
                          <w:color w:val="FFFFFF"/>
                          <w:w w:val="105"/>
                          <w:sz w:val="29"/>
                        </w:rPr>
                        <w:t>6</w:t>
                      </w:r>
                    </w:p>
                  </w:txbxContent>
                </v:textbox>
                <w10:wrap anchorx="page"/>
              </v:shape>
            </w:pict>
          </mc:Fallback>
        </mc:AlternateContent>
      </w:r>
      <w:r>
        <w:rPr>
          <w:color w:val="010101"/>
        </w:rPr>
        <w:t xml:space="preserve">In </w:t>
      </w:r>
      <w:r>
        <w:rPr>
          <w:b/>
          <w:color w:val="010101"/>
          <w:sz w:val="20"/>
        </w:rPr>
        <w:t xml:space="preserve">Chapter 5, </w:t>
      </w:r>
      <w:r>
        <w:rPr>
          <w:color w:val="010101"/>
        </w:rPr>
        <w:t xml:space="preserve">we built </w:t>
      </w:r>
      <w:ins w:id="33" w:author="Heck, A.J.R. (Albert)" w:date="2023-04-21T09:02:00Z">
        <w:r w:rsidR="001650FD">
          <w:rPr>
            <w:color w:val="010101"/>
          </w:rPr>
          <w:t xml:space="preserve">further </w:t>
        </w:r>
      </w:ins>
      <w:r>
        <w:rPr>
          <w:color w:val="010101"/>
        </w:rPr>
        <w:t xml:space="preserve">upon the proof of concept for endogenous antibody </w:t>
      </w:r>
      <w:proofErr w:type="spellStart"/>
      <w:r>
        <w:rPr>
          <w:color w:val="010101"/>
        </w:rPr>
        <w:t>sequenc</w:t>
      </w:r>
      <w:proofErr w:type="spellEnd"/>
      <w:r>
        <w:rPr>
          <w:color w:val="010101"/>
        </w:rPr>
        <w:t xml:space="preserve">­ </w:t>
      </w:r>
      <w:proofErr w:type="spellStart"/>
      <w:r>
        <w:rPr>
          <w:color w:val="010101"/>
        </w:rPr>
        <w:t>ing</w:t>
      </w:r>
      <w:proofErr w:type="spellEnd"/>
      <w:r>
        <w:rPr>
          <w:color w:val="010101"/>
        </w:rPr>
        <w:t xml:space="preserve"> </w:t>
      </w:r>
      <w:ins w:id="34" w:author="Heck, A.J.R. (Albert)" w:date="2023-04-21T09:02:00Z">
        <w:r w:rsidR="001650FD" w:rsidRPr="001650FD">
          <w:rPr>
            <w:i/>
            <w:iCs/>
            <w:color w:val="010101"/>
            <w:rPrChange w:id="35" w:author="Heck, A.J.R. (Albert)" w:date="2023-04-21T09:02:00Z">
              <w:rPr>
                <w:color w:val="010101"/>
              </w:rPr>
            </w:rPrChange>
          </w:rPr>
          <w:t>de novo</w:t>
        </w:r>
        <w:r w:rsidR="001650FD">
          <w:rPr>
            <w:color w:val="010101"/>
          </w:rPr>
          <w:t xml:space="preserve"> by mass spectrometry as initially </w:t>
        </w:r>
      </w:ins>
      <w:r>
        <w:rPr>
          <w:color w:val="010101"/>
        </w:rPr>
        <w:t xml:space="preserve">presented in Chapter 2 to create a more standardized and broadly applicable workflow for sequencing </w:t>
      </w:r>
      <w:del w:id="36" w:author="Heck, A.J.R. (Albert)" w:date="2023-04-21T09:02:00Z">
        <w:r w:rsidDel="001650FD">
          <w:rPr>
            <w:color w:val="010101"/>
          </w:rPr>
          <w:delText xml:space="preserve">antibody </w:delText>
        </w:r>
      </w:del>
      <w:proofErr w:type="spellStart"/>
      <w:ins w:id="37" w:author="Heck, A.J.R. (Albert)" w:date="2023-04-21T09:02:00Z">
        <w:r w:rsidR="001650FD">
          <w:rPr>
            <w:color w:val="010101"/>
          </w:rPr>
          <w:t>antibodies</w:t>
        </w:r>
      </w:ins>
      <w:del w:id="38" w:author="Heck, A.J.R. (Albert)" w:date="2023-04-21T09:02:00Z">
        <w:r w:rsidDel="001650FD">
          <w:rPr>
            <w:color w:val="010101"/>
          </w:rPr>
          <w:delText xml:space="preserve">chains </w:delText>
        </w:r>
      </w:del>
      <w:r>
        <w:rPr>
          <w:color w:val="010101"/>
        </w:rPr>
        <w:t>in</w:t>
      </w:r>
      <w:proofErr w:type="spellEnd"/>
      <w:r>
        <w:rPr>
          <w:color w:val="010101"/>
          <w:spacing w:val="-11"/>
        </w:rPr>
        <w:t xml:space="preserve"> </w:t>
      </w:r>
      <w:r>
        <w:rPr>
          <w:color w:val="010101"/>
        </w:rPr>
        <w:t>mixtures</w:t>
      </w:r>
      <w:r>
        <w:rPr>
          <w:color w:val="010101"/>
          <w:spacing w:val="-2"/>
        </w:rPr>
        <w:t xml:space="preserve"> </w:t>
      </w:r>
      <w:r>
        <w:rPr>
          <w:color w:val="010101"/>
        </w:rPr>
        <w:t>using a</w:t>
      </w:r>
      <w:r>
        <w:rPr>
          <w:color w:val="010101"/>
          <w:spacing w:val="-2"/>
        </w:rPr>
        <w:t xml:space="preserve"> </w:t>
      </w:r>
      <w:r>
        <w:rPr>
          <w:color w:val="010101"/>
        </w:rPr>
        <w:t>combination of</w:t>
      </w:r>
      <w:r>
        <w:rPr>
          <w:color w:val="010101"/>
          <w:spacing w:val="-5"/>
        </w:rPr>
        <w:t xml:space="preserve"> </w:t>
      </w:r>
      <w:r>
        <w:rPr>
          <w:color w:val="010101"/>
        </w:rPr>
        <w:t>peptide­ and protein-centric mass spectrometry.</w:t>
      </w:r>
      <w:r>
        <w:rPr>
          <w:color w:val="010101"/>
          <w:spacing w:val="40"/>
        </w:rPr>
        <w:t xml:space="preserve"> </w:t>
      </w:r>
      <w:r>
        <w:rPr>
          <w:color w:val="010101"/>
        </w:rPr>
        <w:t>The proposed approach sequences a tar­</w:t>
      </w:r>
      <w:r>
        <w:rPr>
          <w:color w:val="010101"/>
          <w:spacing w:val="40"/>
        </w:rPr>
        <w:t xml:space="preserve"> </w:t>
      </w:r>
      <w:r>
        <w:rPr>
          <w:color w:val="010101"/>
        </w:rPr>
        <w:t>get chain in a modular,</w:t>
      </w:r>
      <w:r>
        <w:rPr>
          <w:color w:val="010101"/>
          <w:spacing w:val="40"/>
        </w:rPr>
        <w:t xml:space="preserve"> </w:t>
      </w:r>
      <w:r>
        <w:rPr>
          <w:color w:val="010101"/>
        </w:rPr>
        <w:t>three-stage process based on germline domains.</w:t>
      </w:r>
      <w:r>
        <w:rPr>
          <w:color w:val="010101"/>
          <w:spacing w:val="40"/>
        </w:rPr>
        <w:t xml:space="preserve"> </w:t>
      </w:r>
      <w:r>
        <w:rPr>
          <w:color w:val="010101"/>
        </w:rPr>
        <w:t>It starts with</w:t>
      </w:r>
      <w:r>
        <w:rPr>
          <w:color w:val="010101"/>
          <w:spacing w:val="-9"/>
        </w:rPr>
        <w:t xml:space="preserve"> </w:t>
      </w:r>
      <w:r>
        <w:rPr>
          <w:color w:val="010101"/>
        </w:rPr>
        <w:t>sequencing the</w:t>
      </w:r>
      <w:r>
        <w:rPr>
          <w:color w:val="010101"/>
          <w:spacing w:val="-11"/>
        </w:rPr>
        <w:t xml:space="preserve"> </w:t>
      </w:r>
      <w:r>
        <w:rPr>
          <w:color w:val="010101"/>
        </w:rPr>
        <w:t>framework regions, followed by</w:t>
      </w:r>
      <w:r>
        <w:rPr>
          <w:color w:val="010101"/>
          <w:spacing w:val="-5"/>
        </w:rPr>
        <w:t xml:space="preserve"> </w:t>
      </w:r>
      <w:r>
        <w:rPr>
          <w:color w:val="010101"/>
        </w:rPr>
        <w:t>complementarity</w:t>
      </w:r>
      <w:r>
        <w:rPr>
          <w:color w:val="010101"/>
          <w:spacing w:val="-4"/>
        </w:rPr>
        <w:t xml:space="preserve"> </w:t>
      </w:r>
      <w:r>
        <w:rPr>
          <w:color w:val="010101"/>
        </w:rPr>
        <w:t xml:space="preserve">determining re­ </w:t>
      </w:r>
      <w:proofErr w:type="spellStart"/>
      <w:r>
        <w:rPr>
          <w:color w:val="010101"/>
        </w:rPr>
        <w:t>gions</w:t>
      </w:r>
      <w:proofErr w:type="spellEnd"/>
      <w:r>
        <w:rPr>
          <w:color w:val="010101"/>
        </w:rPr>
        <w:t xml:space="preserve"> with flanking framework regions, and</w:t>
      </w:r>
      <w:r>
        <w:rPr>
          <w:color w:val="010101"/>
          <w:spacing w:val="-1"/>
        </w:rPr>
        <w:t xml:space="preserve"> </w:t>
      </w:r>
      <w:r>
        <w:rPr>
          <w:color w:val="010101"/>
        </w:rPr>
        <w:t>ultimately full chain</w:t>
      </w:r>
      <w:r>
        <w:rPr>
          <w:color w:val="010101"/>
          <w:spacing w:val="-2"/>
        </w:rPr>
        <w:t xml:space="preserve"> </w:t>
      </w:r>
      <w:r>
        <w:rPr>
          <w:color w:val="010101"/>
        </w:rPr>
        <w:t>sequences.</w:t>
      </w:r>
      <w:r>
        <w:rPr>
          <w:color w:val="010101"/>
          <w:spacing w:val="35"/>
        </w:rPr>
        <w:t xml:space="preserve"> </w:t>
      </w:r>
      <w:r>
        <w:rPr>
          <w:color w:val="010101"/>
        </w:rPr>
        <w:t>Through integration of</w:t>
      </w:r>
      <w:r>
        <w:rPr>
          <w:color w:val="010101"/>
          <w:spacing w:val="-1"/>
        </w:rPr>
        <w:t xml:space="preserve"> </w:t>
      </w:r>
      <w:r>
        <w:rPr>
          <w:color w:val="010101"/>
        </w:rPr>
        <w:t>middle-down fragmentation,</w:t>
      </w:r>
      <w:r>
        <w:rPr>
          <w:color w:val="010101"/>
          <w:spacing w:val="-5"/>
        </w:rPr>
        <w:t xml:space="preserve"> </w:t>
      </w:r>
      <w:r>
        <w:rPr>
          <w:color w:val="010101"/>
        </w:rPr>
        <w:t>we</w:t>
      </w:r>
      <w:r>
        <w:rPr>
          <w:color w:val="010101"/>
          <w:spacing w:val="-7"/>
        </w:rPr>
        <w:t xml:space="preserve"> </w:t>
      </w:r>
      <w:r>
        <w:rPr>
          <w:color w:val="010101"/>
        </w:rPr>
        <w:t>could resolve ambiguity in</w:t>
      </w:r>
      <w:r>
        <w:rPr>
          <w:color w:val="010101"/>
          <w:spacing w:val="-2"/>
        </w:rPr>
        <w:t xml:space="preserve"> </w:t>
      </w:r>
      <w:r>
        <w:rPr>
          <w:i/>
          <w:color w:val="010101"/>
        </w:rPr>
        <w:t>de</w:t>
      </w:r>
      <w:r>
        <w:rPr>
          <w:i/>
          <w:color w:val="010101"/>
          <w:spacing w:val="-2"/>
        </w:rPr>
        <w:t xml:space="preserve"> </w:t>
      </w:r>
      <w:del w:id="39" w:author="Heck, A.J.R. (Albert)" w:date="2023-04-21T09:03:00Z">
        <w:r w:rsidDel="001650FD">
          <w:rPr>
            <w:i/>
            <w:color w:val="010101"/>
          </w:rPr>
          <w:delText>nova</w:delText>
        </w:r>
        <w:r w:rsidDel="001650FD">
          <w:rPr>
            <w:i/>
            <w:color w:val="010101"/>
            <w:spacing w:val="-1"/>
          </w:rPr>
          <w:delText xml:space="preserve"> </w:delText>
        </w:r>
      </w:del>
      <w:ins w:id="40" w:author="Heck, A.J.R. (Albert)" w:date="2023-04-21T09:03:00Z">
        <w:r w:rsidR="001650FD">
          <w:rPr>
            <w:i/>
            <w:color w:val="010101"/>
          </w:rPr>
          <w:t>novo</w:t>
        </w:r>
        <w:r w:rsidR="001650FD">
          <w:rPr>
            <w:i/>
            <w:color w:val="010101"/>
            <w:spacing w:val="-1"/>
          </w:rPr>
          <w:t xml:space="preserve"> </w:t>
        </w:r>
      </w:ins>
      <w:r>
        <w:rPr>
          <w:color w:val="010101"/>
        </w:rPr>
        <w:t xml:space="preserve">se­ </w:t>
      </w:r>
      <w:proofErr w:type="spellStart"/>
      <w:r>
        <w:rPr>
          <w:color w:val="010101"/>
        </w:rPr>
        <w:t>quence</w:t>
      </w:r>
      <w:proofErr w:type="spellEnd"/>
      <w:r>
        <w:rPr>
          <w:color w:val="010101"/>
        </w:rPr>
        <w:t xml:space="preserve"> predictions for the hypervariable complementarity determining regions.</w:t>
      </w:r>
      <w:r>
        <w:rPr>
          <w:color w:val="010101"/>
          <w:spacing w:val="40"/>
        </w:rPr>
        <w:t xml:space="preserve"> </w:t>
      </w:r>
      <w:r>
        <w:rPr>
          <w:color w:val="010101"/>
        </w:rPr>
        <w:t>To achieve this, we</w:t>
      </w:r>
      <w:r>
        <w:rPr>
          <w:color w:val="010101"/>
          <w:spacing w:val="-6"/>
        </w:rPr>
        <w:t xml:space="preserve"> </w:t>
      </w:r>
      <w:r>
        <w:rPr>
          <w:color w:val="010101"/>
        </w:rPr>
        <w:t>filtered candidate sequences by comparing their</w:t>
      </w:r>
      <w:r>
        <w:rPr>
          <w:color w:val="010101"/>
          <w:spacing w:val="-1"/>
        </w:rPr>
        <w:t xml:space="preserve"> </w:t>
      </w:r>
      <w:r>
        <w:rPr>
          <w:color w:val="010101"/>
        </w:rPr>
        <w:t>theoretical mass</w:t>
      </w:r>
      <w:r>
        <w:rPr>
          <w:color w:val="010101"/>
          <w:spacing w:val="-6"/>
        </w:rPr>
        <w:t xml:space="preserve"> </w:t>
      </w:r>
      <w:r>
        <w:rPr>
          <w:color w:val="010101"/>
        </w:rPr>
        <w:t>to the gap between</w:t>
      </w:r>
      <w:r>
        <w:rPr>
          <w:color w:val="010101"/>
          <w:spacing w:val="29"/>
        </w:rPr>
        <w:t xml:space="preserve"> </w:t>
      </w:r>
      <w:r>
        <w:rPr>
          <w:color w:val="010101"/>
        </w:rPr>
        <w:t>adjacent</w:t>
      </w:r>
      <w:r>
        <w:rPr>
          <w:color w:val="010101"/>
          <w:spacing w:val="29"/>
        </w:rPr>
        <w:t xml:space="preserve"> </w:t>
      </w:r>
      <w:r>
        <w:rPr>
          <w:color w:val="010101"/>
        </w:rPr>
        <w:t>framework</w:t>
      </w:r>
      <w:r>
        <w:rPr>
          <w:color w:val="010101"/>
          <w:spacing w:val="32"/>
        </w:rPr>
        <w:t xml:space="preserve"> </w:t>
      </w:r>
      <w:r>
        <w:rPr>
          <w:color w:val="010101"/>
        </w:rPr>
        <w:t>regions.</w:t>
      </w:r>
      <w:r>
        <w:rPr>
          <w:color w:val="010101"/>
          <w:spacing w:val="80"/>
        </w:rPr>
        <w:t xml:space="preserve"> </w:t>
      </w:r>
      <w:r>
        <w:rPr>
          <w:color w:val="010101"/>
        </w:rPr>
        <w:t>We demonstrated</w:t>
      </w:r>
      <w:r>
        <w:rPr>
          <w:color w:val="010101"/>
          <w:spacing w:val="36"/>
        </w:rPr>
        <w:t xml:space="preserve"> </w:t>
      </w:r>
      <w:r>
        <w:rPr>
          <w:color w:val="010101"/>
        </w:rPr>
        <w:t>the effectiveness of this approach by accurately sequencing a single targeted chain in a pure mono­ clonal antibody sample, an equimolar mixture of</w:t>
      </w:r>
      <w:r>
        <w:rPr>
          <w:color w:val="010101"/>
          <w:spacing w:val="-2"/>
        </w:rPr>
        <w:t xml:space="preserve"> </w:t>
      </w:r>
      <w:r>
        <w:rPr>
          <w:color w:val="010101"/>
        </w:rPr>
        <w:t>three monoclonal antibodies, and a polyclonal serum sample.</w:t>
      </w:r>
      <w:r>
        <w:rPr>
          <w:color w:val="010101"/>
          <w:spacing w:val="27"/>
        </w:rPr>
        <w:t xml:space="preserve"> </w:t>
      </w:r>
      <w:r>
        <w:rPr>
          <w:color w:val="010101"/>
        </w:rPr>
        <w:t>This</w:t>
      </w:r>
      <w:r>
        <w:rPr>
          <w:color w:val="010101"/>
          <w:spacing w:val="-6"/>
        </w:rPr>
        <w:t xml:space="preserve"> </w:t>
      </w:r>
      <w:r>
        <w:rPr>
          <w:color w:val="010101"/>
        </w:rPr>
        <w:t>approach provides a</w:t>
      </w:r>
      <w:r>
        <w:rPr>
          <w:color w:val="010101"/>
          <w:spacing w:val="-9"/>
        </w:rPr>
        <w:t xml:space="preserve"> </w:t>
      </w:r>
      <w:r>
        <w:rPr>
          <w:color w:val="010101"/>
        </w:rPr>
        <w:t>broadly applicable workflow that could be</w:t>
      </w:r>
      <w:r>
        <w:rPr>
          <w:color w:val="010101"/>
          <w:spacing w:val="-9"/>
        </w:rPr>
        <w:t xml:space="preserve"> </w:t>
      </w:r>
      <w:r>
        <w:rPr>
          <w:color w:val="010101"/>
        </w:rPr>
        <w:t>used in</w:t>
      </w:r>
      <w:r>
        <w:rPr>
          <w:color w:val="010101"/>
          <w:spacing w:val="-5"/>
        </w:rPr>
        <w:t xml:space="preserve"> </w:t>
      </w:r>
      <w:r>
        <w:rPr>
          <w:color w:val="010101"/>
        </w:rPr>
        <w:t>future</w:t>
      </w:r>
      <w:r>
        <w:rPr>
          <w:color w:val="010101"/>
          <w:spacing w:val="-3"/>
        </w:rPr>
        <w:t xml:space="preserve"> </w:t>
      </w:r>
      <w:r>
        <w:rPr>
          <w:color w:val="010101"/>
        </w:rPr>
        <w:t>studies</w:t>
      </w:r>
      <w:r>
        <w:rPr>
          <w:color w:val="010101"/>
          <w:spacing w:val="-1"/>
        </w:rPr>
        <w:t xml:space="preserve"> </w:t>
      </w:r>
      <w:r>
        <w:rPr>
          <w:color w:val="010101"/>
        </w:rPr>
        <w:t>to sequence complex samples</w:t>
      </w:r>
      <w:r>
        <w:rPr>
          <w:color w:val="010101"/>
          <w:spacing w:val="-1"/>
        </w:rPr>
        <w:t xml:space="preserve"> </w:t>
      </w:r>
      <w:r>
        <w:rPr>
          <w:color w:val="010101"/>
        </w:rPr>
        <w:t>with</w:t>
      </w:r>
      <w:r>
        <w:rPr>
          <w:color w:val="010101"/>
          <w:spacing w:val="-8"/>
        </w:rPr>
        <w:t xml:space="preserve"> </w:t>
      </w:r>
      <w:r>
        <w:rPr>
          <w:color w:val="010101"/>
        </w:rPr>
        <w:t>high</w:t>
      </w:r>
      <w:r>
        <w:rPr>
          <w:color w:val="010101"/>
          <w:spacing w:val="-4"/>
        </w:rPr>
        <w:t xml:space="preserve"> </w:t>
      </w:r>
      <w:r>
        <w:rPr>
          <w:color w:val="010101"/>
        </w:rPr>
        <w:t>accuracy, as well as a step towards full automation of the process.</w:t>
      </w:r>
    </w:p>
    <w:p w14:paraId="09040527" w14:textId="77777777" w:rsidR="00D25E69" w:rsidRDefault="00D25E69">
      <w:pPr>
        <w:spacing w:line="424" w:lineRule="auto"/>
        <w:jc w:val="both"/>
        <w:sectPr w:rsidR="00D25E69">
          <w:pgSz w:w="10320" w:h="14580"/>
          <w:pgMar w:top="1140" w:right="0" w:bottom="900" w:left="0" w:header="807" w:footer="714" w:gutter="0"/>
          <w:cols w:space="720"/>
        </w:sectPr>
      </w:pPr>
    </w:p>
    <w:p w14:paraId="7A4651A0" w14:textId="77777777" w:rsidR="00D25E69" w:rsidRDefault="00D25E69">
      <w:pPr>
        <w:pStyle w:val="BodyText"/>
        <w:spacing w:before="5"/>
        <w:rPr>
          <w:sz w:val="17"/>
        </w:rPr>
      </w:pPr>
    </w:p>
    <w:p w14:paraId="76B66A9F" w14:textId="77777777" w:rsidR="00D25E69" w:rsidRDefault="004E78E4">
      <w:pPr>
        <w:pStyle w:val="Heading1"/>
        <w:numPr>
          <w:ilvl w:val="1"/>
          <w:numId w:val="5"/>
        </w:numPr>
        <w:tabs>
          <w:tab w:val="left" w:pos="1953"/>
          <w:tab w:val="left" w:pos="1955"/>
        </w:tabs>
        <w:spacing w:before="91"/>
        <w:ind w:left="1954" w:hanging="737"/>
      </w:pPr>
      <w:r>
        <w:rPr>
          <w:color w:val="010101"/>
        </w:rPr>
        <w:t>Perspective</w:t>
      </w:r>
      <w:r>
        <w:rPr>
          <w:color w:val="010101"/>
          <w:spacing w:val="27"/>
        </w:rPr>
        <w:t xml:space="preserve"> </w:t>
      </w:r>
      <w:r>
        <w:rPr>
          <w:color w:val="010101"/>
        </w:rPr>
        <w:t>and</w:t>
      </w:r>
      <w:r>
        <w:rPr>
          <w:color w:val="010101"/>
          <w:spacing w:val="19"/>
        </w:rPr>
        <w:t xml:space="preserve"> </w:t>
      </w:r>
      <w:r>
        <w:rPr>
          <w:color w:val="010101"/>
          <w:spacing w:val="-2"/>
        </w:rPr>
        <w:t>Outlook</w:t>
      </w:r>
    </w:p>
    <w:p w14:paraId="4F254D92" w14:textId="77777777" w:rsidR="00D25E69" w:rsidRDefault="00D25E69">
      <w:pPr>
        <w:pStyle w:val="BodyText"/>
        <w:spacing w:before="4"/>
        <w:rPr>
          <w:b/>
          <w:sz w:val="38"/>
        </w:rPr>
      </w:pPr>
    </w:p>
    <w:p w14:paraId="651DC4F6" w14:textId="6E2C590C" w:rsidR="00D25E69" w:rsidRDefault="004E78E4">
      <w:pPr>
        <w:pStyle w:val="BodyText"/>
        <w:spacing w:line="424" w:lineRule="auto"/>
        <w:ind w:left="1215" w:right="1195" w:hanging="2"/>
        <w:jc w:val="both"/>
      </w:pPr>
      <w:r>
        <w:rPr>
          <w:color w:val="010101"/>
        </w:rPr>
        <w:t xml:space="preserve">Recent work by Wolf </w:t>
      </w:r>
      <w:proofErr w:type="gramStart"/>
      <w:r w:rsidRPr="001650FD">
        <w:rPr>
          <w:i/>
          <w:iCs/>
          <w:color w:val="010101"/>
          <w:rPrChange w:id="41" w:author="Heck, A.J.R. (Albert)" w:date="2023-04-21T09:04:00Z">
            <w:rPr>
              <w:color w:val="010101"/>
            </w:rPr>
          </w:rPrChange>
        </w:rPr>
        <w:t>et al.</w:t>
      </w:r>
      <w:r w:rsidRPr="001650FD">
        <w:rPr>
          <w:color w:val="010101"/>
        </w:rPr>
        <w:t>(</w:t>
      </w:r>
      <w:proofErr w:type="gramEnd"/>
      <w:r>
        <w:rPr>
          <w:color w:val="010101"/>
        </w:rPr>
        <w:t xml:space="preserve">1) </w:t>
      </w:r>
      <w:del w:id="42" w:author="Heck, A.J.R. (Albert)" w:date="2023-04-21T09:04:00Z">
        <w:r w:rsidDel="001650FD">
          <w:rPr>
            <w:color w:val="010101"/>
          </w:rPr>
          <w:delText xml:space="preserve">has </w:delText>
        </w:r>
      </w:del>
      <w:r>
        <w:rPr>
          <w:color w:val="010101"/>
        </w:rPr>
        <w:t>demonstrated that an individual's</w:t>
      </w:r>
      <w:r>
        <w:rPr>
          <w:color w:val="010101"/>
          <w:spacing w:val="35"/>
        </w:rPr>
        <w:t xml:space="preserve"> </w:t>
      </w:r>
      <w:r>
        <w:rPr>
          <w:color w:val="010101"/>
        </w:rPr>
        <w:t>antibody titers are a poor marker of the frequency of memory B cells generated following SARS­ CoV-2, seasonal influenza, or EBV infection.</w:t>
      </w:r>
      <w:r>
        <w:rPr>
          <w:color w:val="010101"/>
          <w:spacing w:val="33"/>
        </w:rPr>
        <w:t xml:space="preserve"> </w:t>
      </w:r>
      <w:r>
        <w:rPr>
          <w:color w:val="010101"/>
        </w:rPr>
        <w:t>If</w:t>
      </w:r>
      <w:r>
        <w:rPr>
          <w:color w:val="010101"/>
          <w:spacing w:val="-5"/>
        </w:rPr>
        <w:t xml:space="preserve"> </w:t>
      </w:r>
      <w:r>
        <w:rPr>
          <w:color w:val="010101"/>
        </w:rPr>
        <w:t>assessing humoral im</w:t>
      </w:r>
      <w:r>
        <w:rPr>
          <w:color w:val="010101"/>
        </w:rPr>
        <w:t>munity through polyclonal antibody titers does not</w:t>
      </w:r>
      <w:r>
        <w:rPr>
          <w:color w:val="010101"/>
          <w:spacing w:val="-3"/>
        </w:rPr>
        <w:t xml:space="preserve"> </w:t>
      </w:r>
      <w:r>
        <w:rPr>
          <w:color w:val="010101"/>
        </w:rPr>
        <w:t>reflect an</w:t>
      </w:r>
      <w:r>
        <w:rPr>
          <w:color w:val="010101"/>
          <w:spacing w:val="-1"/>
        </w:rPr>
        <w:t xml:space="preserve"> </w:t>
      </w:r>
      <w:r>
        <w:rPr>
          <w:color w:val="010101"/>
        </w:rPr>
        <w:t xml:space="preserve">individual's ability to mount an antibody response, </w:t>
      </w:r>
      <w:del w:id="43" w:author="Heck, A.J.R. (Albert)" w:date="2023-04-21T09:04:00Z">
        <w:r w:rsidDel="001650FD">
          <w:rPr>
            <w:color w:val="010101"/>
          </w:rPr>
          <w:delText xml:space="preserve">then </w:delText>
        </w:r>
      </w:del>
      <w:r>
        <w:rPr>
          <w:color w:val="010101"/>
        </w:rPr>
        <w:t>we need to find additional ways to determine an individual's level of protection.</w:t>
      </w:r>
      <w:r>
        <w:rPr>
          <w:color w:val="010101"/>
          <w:spacing w:val="40"/>
        </w:rPr>
        <w:t xml:space="preserve"> </w:t>
      </w:r>
      <w:r>
        <w:rPr>
          <w:color w:val="010101"/>
        </w:rPr>
        <w:t>The research presented in this thesis describes a promi</w:t>
      </w:r>
      <w:r>
        <w:rPr>
          <w:color w:val="010101"/>
        </w:rPr>
        <w:t xml:space="preserve">sing </w:t>
      </w:r>
      <w:ins w:id="44" w:author="Heck, A.J.R. (Albert)" w:date="2023-04-21T09:04:00Z">
        <w:r w:rsidR="001650FD">
          <w:rPr>
            <w:color w:val="010101"/>
          </w:rPr>
          <w:t xml:space="preserve">new </w:t>
        </w:r>
      </w:ins>
      <w:r>
        <w:rPr>
          <w:color w:val="010101"/>
        </w:rPr>
        <w:t>strategy to achieve this goal</w:t>
      </w:r>
      <w:r>
        <w:rPr>
          <w:color w:val="010101"/>
          <w:spacing w:val="-2"/>
        </w:rPr>
        <w:t xml:space="preserve"> </w:t>
      </w:r>
      <w:r>
        <w:rPr>
          <w:color w:val="010101"/>
        </w:rPr>
        <w:t xml:space="preserve">through </w:t>
      </w:r>
      <w:del w:id="45" w:author="Heck, A.J.R. (Albert)" w:date="2023-04-21T09:05:00Z">
        <w:r w:rsidDel="001650FD">
          <w:rPr>
            <w:color w:val="010101"/>
          </w:rPr>
          <w:delText xml:space="preserve">proteomic </w:delText>
        </w:r>
      </w:del>
      <w:r>
        <w:rPr>
          <w:color w:val="010101"/>
        </w:rPr>
        <w:t>antibody repertoire characterization</w:t>
      </w:r>
      <w:r>
        <w:rPr>
          <w:color w:val="010101"/>
          <w:spacing w:val="-9"/>
        </w:rPr>
        <w:t xml:space="preserve"> </w:t>
      </w:r>
      <w:ins w:id="46" w:author="Heck, A.J.R. (Albert)" w:date="2023-04-21T09:05:00Z">
        <w:r w:rsidR="001650FD">
          <w:rPr>
            <w:color w:val="010101"/>
            <w:spacing w:val="-9"/>
          </w:rPr>
          <w:t xml:space="preserve">by </w:t>
        </w:r>
      </w:ins>
      <w:r>
        <w:rPr>
          <w:color w:val="010101"/>
        </w:rPr>
        <w:t>using mass spectrometry.</w:t>
      </w:r>
      <w:r>
        <w:rPr>
          <w:color w:val="010101"/>
          <w:spacing w:val="38"/>
        </w:rPr>
        <w:t xml:space="preserve"> </w:t>
      </w:r>
      <w:r>
        <w:rPr>
          <w:color w:val="010101"/>
        </w:rPr>
        <w:t>By</w:t>
      </w:r>
      <w:r>
        <w:rPr>
          <w:color w:val="010101"/>
          <w:spacing w:val="-1"/>
        </w:rPr>
        <w:t xml:space="preserve"> </w:t>
      </w:r>
      <w:r>
        <w:rPr>
          <w:color w:val="010101"/>
        </w:rPr>
        <w:t xml:space="preserve">monitoring </w:t>
      </w:r>
      <w:del w:id="47" w:author="Heck, A.J.R. (Albert)" w:date="2023-04-21T09:05:00Z">
        <w:r w:rsidDel="001650FD">
          <w:rPr>
            <w:color w:val="010101"/>
          </w:rPr>
          <w:delText xml:space="preserve">proteomic </w:delText>
        </w:r>
      </w:del>
      <w:r>
        <w:rPr>
          <w:color w:val="010101"/>
        </w:rPr>
        <w:t>antibody dynamics at</w:t>
      </w:r>
      <w:r>
        <w:rPr>
          <w:color w:val="010101"/>
          <w:spacing w:val="-6"/>
        </w:rPr>
        <w:t xml:space="preserve"> </w:t>
      </w:r>
      <w:r>
        <w:rPr>
          <w:color w:val="010101"/>
        </w:rPr>
        <w:t>an</w:t>
      </w:r>
      <w:r>
        <w:rPr>
          <w:color w:val="010101"/>
          <w:spacing w:val="-8"/>
        </w:rPr>
        <w:t xml:space="preserve"> </w:t>
      </w:r>
      <w:r>
        <w:rPr>
          <w:color w:val="010101"/>
        </w:rPr>
        <w:t xml:space="preserve">unprecedented </w:t>
      </w:r>
      <w:ins w:id="48" w:author="Heck, A.J.R. (Albert)" w:date="2023-04-21T09:05:00Z">
        <w:r w:rsidR="001650FD">
          <w:rPr>
            <w:color w:val="010101"/>
          </w:rPr>
          <w:t xml:space="preserve">clonal </w:t>
        </w:r>
      </w:ins>
      <w:r>
        <w:rPr>
          <w:color w:val="010101"/>
        </w:rPr>
        <w:t xml:space="preserve">res­ </w:t>
      </w:r>
      <w:proofErr w:type="spellStart"/>
      <w:r>
        <w:rPr>
          <w:color w:val="010101"/>
        </w:rPr>
        <w:t>olution</w:t>
      </w:r>
      <w:proofErr w:type="spellEnd"/>
      <w:r>
        <w:rPr>
          <w:color w:val="010101"/>
        </w:rPr>
        <w:t xml:space="preserve">, we can gain new insights into humoral immune </w:t>
      </w:r>
      <w:r>
        <w:rPr>
          <w:color w:val="010101"/>
        </w:rPr>
        <w:t>responses by uncovering when,</w:t>
      </w:r>
      <w:r>
        <w:rPr>
          <w:color w:val="010101"/>
          <w:spacing w:val="40"/>
        </w:rPr>
        <w:t xml:space="preserve"> </w:t>
      </w:r>
      <w:r>
        <w:rPr>
          <w:color w:val="010101"/>
        </w:rPr>
        <w:t>how,</w:t>
      </w:r>
      <w:r>
        <w:rPr>
          <w:color w:val="010101"/>
          <w:spacing w:val="40"/>
        </w:rPr>
        <w:t xml:space="preserve"> </w:t>
      </w:r>
      <w:r>
        <w:rPr>
          <w:color w:val="010101"/>
        </w:rPr>
        <w:t>and</w:t>
      </w:r>
      <w:r>
        <w:rPr>
          <w:color w:val="010101"/>
          <w:spacing w:val="32"/>
        </w:rPr>
        <w:t xml:space="preserve"> </w:t>
      </w:r>
      <w:r>
        <w:rPr>
          <w:color w:val="010101"/>
        </w:rPr>
        <w:t>why</w:t>
      </w:r>
      <w:r>
        <w:rPr>
          <w:color w:val="010101"/>
          <w:spacing w:val="37"/>
        </w:rPr>
        <w:t xml:space="preserve"> </w:t>
      </w:r>
      <w:r>
        <w:rPr>
          <w:color w:val="010101"/>
        </w:rPr>
        <w:t>specific</w:t>
      </w:r>
      <w:r>
        <w:rPr>
          <w:color w:val="010101"/>
          <w:spacing w:val="37"/>
        </w:rPr>
        <w:t xml:space="preserve"> </w:t>
      </w:r>
      <w:r>
        <w:rPr>
          <w:color w:val="010101"/>
        </w:rPr>
        <w:t>antibodies</w:t>
      </w:r>
      <w:r>
        <w:rPr>
          <w:color w:val="010101"/>
          <w:spacing w:val="40"/>
        </w:rPr>
        <w:t xml:space="preserve"> </w:t>
      </w:r>
      <w:r>
        <w:rPr>
          <w:color w:val="010101"/>
        </w:rPr>
        <w:t>are generated</w:t>
      </w:r>
      <w:r>
        <w:rPr>
          <w:color w:val="010101"/>
          <w:spacing w:val="40"/>
        </w:rPr>
        <w:t xml:space="preserve"> </w:t>
      </w:r>
      <w:r>
        <w:rPr>
          <w:color w:val="010101"/>
        </w:rPr>
        <w:t>in response</w:t>
      </w:r>
      <w:r>
        <w:rPr>
          <w:color w:val="010101"/>
          <w:spacing w:val="39"/>
        </w:rPr>
        <w:t xml:space="preserve"> </w:t>
      </w:r>
      <w:r>
        <w:rPr>
          <w:color w:val="010101"/>
        </w:rPr>
        <w:t xml:space="preserve">to </w:t>
      </w:r>
      <w:proofErr w:type="spellStart"/>
      <w:r>
        <w:rPr>
          <w:color w:val="010101"/>
        </w:rPr>
        <w:t>physiologi</w:t>
      </w:r>
      <w:proofErr w:type="spellEnd"/>
      <w:r>
        <w:rPr>
          <w:color w:val="010101"/>
        </w:rPr>
        <w:t xml:space="preserve">­ </w:t>
      </w:r>
      <w:proofErr w:type="spellStart"/>
      <w:r>
        <w:rPr>
          <w:color w:val="010101"/>
        </w:rPr>
        <w:t>cal</w:t>
      </w:r>
      <w:proofErr w:type="spellEnd"/>
      <w:r>
        <w:rPr>
          <w:color w:val="010101"/>
        </w:rPr>
        <w:t xml:space="preserve"> events. Coupled with targeted </w:t>
      </w:r>
      <w:del w:id="49" w:author="Heck, A.J.R. (Albert)" w:date="2023-04-21T09:05:00Z">
        <w:r w:rsidDel="001650FD">
          <w:rPr>
            <w:color w:val="010101"/>
          </w:rPr>
          <w:delText xml:space="preserve">proteomic </w:delText>
        </w:r>
      </w:del>
      <w:r>
        <w:rPr>
          <w:color w:val="010101"/>
        </w:rPr>
        <w:t>sequencing of</w:t>
      </w:r>
      <w:r>
        <w:rPr>
          <w:color w:val="010101"/>
          <w:spacing w:val="-2"/>
        </w:rPr>
        <w:t xml:space="preserve"> </w:t>
      </w:r>
      <w:r>
        <w:rPr>
          <w:color w:val="010101"/>
        </w:rPr>
        <w:t>endogenous antibodies</w:t>
      </w:r>
      <w:ins w:id="50" w:author="Heck, A.J.R. (Albert)" w:date="2023-04-21T09:05:00Z">
        <w:r w:rsidR="001650FD">
          <w:rPr>
            <w:color w:val="010101"/>
          </w:rPr>
          <w:t xml:space="preserve"> by MS</w:t>
        </w:r>
      </w:ins>
      <w:r>
        <w:rPr>
          <w:color w:val="010101"/>
        </w:rPr>
        <w:t>, this approach holds</w:t>
      </w:r>
      <w:r>
        <w:rPr>
          <w:color w:val="010101"/>
          <w:spacing w:val="-1"/>
        </w:rPr>
        <w:t xml:space="preserve"> </w:t>
      </w:r>
      <w:r>
        <w:rPr>
          <w:color w:val="010101"/>
        </w:rPr>
        <w:t>exciting potential for</w:t>
      </w:r>
      <w:r>
        <w:rPr>
          <w:color w:val="010101"/>
          <w:spacing w:val="-2"/>
        </w:rPr>
        <w:t xml:space="preserve"> </w:t>
      </w:r>
      <w:r>
        <w:rPr>
          <w:color w:val="010101"/>
        </w:rPr>
        <w:t>drug discovery as</w:t>
      </w:r>
      <w:r>
        <w:rPr>
          <w:color w:val="010101"/>
          <w:spacing w:val="-8"/>
        </w:rPr>
        <w:t xml:space="preserve"> </w:t>
      </w:r>
      <w:r>
        <w:rPr>
          <w:color w:val="010101"/>
        </w:rPr>
        <w:t>inte</w:t>
      </w:r>
      <w:r>
        <w:rPr>
          <w:color w:val="010101"/>
        </w:rPr>
        <w:t>gration of</w:t>
      </w:r>
      <w:r>
        <w:rPr>
          <w:color w:val="010101"/>
          <w:spacing w:val="-6"/>
        </w:rPr>
        <w:t xml:space="preserve"> </w:t>
      </w:r>
      <w:r>
        <w:rPr>
          <w:color w:val="010101"/>
        </w:rPr>
        <w:t xml:space="preserve">these tech­ </w:t>
      </w:r>
      <w:proofErr w:type="spellStart"/>
      <w:r>
        <w:rPr>
          <w:color w:val="010101"/>
        </w:rPr>
        <w:t>niques</w:t>
      </w:r>
      <w:proofErr w:type="spellEnd"/>
      <w:r>
        <w:rPr>
          <w:color w:val="010101"/>
        </w:rPr>
        <w:t xml:space="preserve"> into </w:t>
      </w:r>
      <w:del w:id="51" w:author="Heck, A.J.R. (Albert)" w:date="2023-04-21T09:05:00Z">
        <w:r w:rsidDel="001650FD">
          <w:rPr>
            <w:color w:val="010101"/>
          </w:rPr>
          <w:delText>antibody drug</w:delText>
        </w:r>
      </w:del>
      <w:ins w:id="52" w:author="Heck, A.J.R. (Albert)" w:date="2023-04-21T09:05:00Z">
        <w:r w:rsidR="001650FD">
          <w:rPr>
            <w:color w:val="010101"/>
          </w:rPr>
          <w:t>the</w:t>
        </w:r>
      </w:ins>
      <w:ins w:id="53" w:author="Heck, A.J.R. (Albert)" w:date="2023-04-21T09:06:00Z">
        <w:r w:rsidR="001650FD">
          <w:rPr>
            <w:color w:val="010101"/>
          </w:rPr>
          <w:t>rapeutic</w:t>
        </w:r>
      </w:ins>
      <w:r>
        <w:rPr>
          <w:color w:val="010101"/>
        </w:rPr>
        <w:t xml:space="preserve"> development pipelines could lead to significant advance­ </w:t>
      </w:r>
      <w:proofErr w:type="spellStart"/>
      <w:r>
        <w:rPr>
          <w:color w:val="010101"/>
        </w:rPr>
        <w:t>ments</w:t>
      </w:r>
      <w:proofErr w:type="spellEnd"/>
      <w:r>
        <w:rPr>
          <w:color w:val="010101"/>
        </w:rPr>
        <w:t xml:space="preserve"> in</w:t>
      </w:r>
      <w:r>
        <w:rPr>
          <w:color w:val="010101"/>
          <w:spacing w:val="-3"/>
        </w:rPr>
        <w:t xml:space="preserve"> </w:t>
      </w:r>
      <w:r>
        <w:rPr>
          <w:color w:val="010101"/>
        </w:rPr>
        <w:t>the field.</w:t>
      </w:r>
      <w:r>
        <w:rPr>
          <w:color w:val="010101"/>
          <w:spacing w:val="40"/>
        </w:rPr>
        <w:t xml:space="preserve"> </w:t>
      </w:r>
      <w:r>
        <w:rPr>
          <w:color w:val="010101"/>
        </w:rPr>
        <w:t xml:space="preserve">Moreover, large scale profiling of endogenous secreted antibody repertoires may lead to the definition of immune </w:t>
      </w:r>
      <w:r>
        <w:rPr>
          <w:color w:val="010101"/>
        </w:rPr>
        <w:t>signatures for use in disease risk assessment, diagnostic classification, or measuring treatment effectiveness.</w:t>
      </w:r>
    </w:p>
    <w:p w14:paraId="4219F2ED" w14:textId="77777777" w:rsidR="00D25E69" w:rsidRDefault="00D25E69">
      <w:pPr>
        <w:pStyle w:val="BodyText"/>
        <w:rPr>
          <w:sz w:val="22"/>
        </w:rPr>
      </w:pPr>
    </w:p>
    <w:p w14:paraId="7889349A" w14:textId="77777777" w:rsidR="00D25E69" w:rsidRDefault="00D67176">
      <w:pPr>
        <w:pStyle w:val="Heading2"/>
        <w:numPr>
          <w:ilvl w:val="2"/>
          <w:numId w:val="5"/>
        </w:numPr>
        <w:tabs>
          <w:tab w:val="left" w:pos="2047"/>
          <w:tab w:val="left" w:pos="2048"/>
        </w:tabs>
        <w:spacing w:before="195"/>
        <w:ind w:hanging="833"/>
      </w:pPr>
      <w:r>
        <w:rPr>
          <w:noProof/>
        </w:rPr>
        <mc:AlternateContent>
          <mc:Choice Requires="wps">
            <w:drawing>
              <wp:anchor distT="0" distB="0" distL="114300" distR="114300" simplePos="0" relativeHeight="15732736" behindDoc="0" locked="0" layoutInCell="1" allowOverlap="1" wp14:anchorId="222011DB" wp14:editId="4359BAE0">
                <wp:simplePos x="0" y="0"/>
                <wp:positionH relativeFrom="page">
                  <wp:posOffset>6179820</wp:posOffset>
                </wp:positionH>
                <wp:positionV relativeFrom="paragraph">
                  <wp:posOffset>67310</wp:posOffset>
                </wp:positionV>
                <wp:extent cx="372110" cy="965200"/>
                <wp:effectExtent l="0" t="0" r="0" b="0"/>
                <wp:wrapNone/>
                <wp:docPr id="1302295726" name="docshape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72110" cy="965200"/>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D8D97D" w14:textId="77777777" w:rsidR="00D25E69" w:rsidRDefault="00D25E69">
                            <w:pPr>
                              <w:pStyle w:val="BodyText"/>
                              <w:rPr>
                                <w:color w:val="000000"/>
                                <w:sz w:val="34"/>
                              </w:rPr>
                            </w:pPr>
                          </w:p>
                          <w:p w14:paraId="561C7377" w14:textId="77777777" w:rsidR="00D25E69" w:rsidRDefault="004E78E4">
                            <w:pPr>
                              <w:spacing w:before="261"/>
                              <w:ind w:left="236"/>
                              <w:rPr>
                                <w:b/>
                                <w:color w:val="000000"/>
                                <w:sz w:val="30"/>
                              </w:rPr>
                            </w:pPr>
                            <w:r>
                              <w:rPr>
                                <w:b/>
                                <w:color w:val="FFFFFF"/>
                                <w:w w:val="105"/>
                                <w:sz w:val="30"/>
                              </w:rPr>
                              <w:t>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2011DB" id="docshape38" o:spid="_x0000_s1029" type="#_x0000_t202" style="position:absolute;left:0;text-align:left;margin-left:486.6pt;margin-top:5.3pt;width:29.3pt;height:76pt;z-index:15732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" fillcolor="gray" stroked="f">
                <v:path arrowok="t"/>
                <v:textbox inset="0,0,0,0">
                  <w:txbxContent>
                    <w:p w14:paraId="6CD8D97D" w14:textId="77777777" w:rsidR="00D25E69" w:rsidRDefault="00D25E69">
                      <w:pPr>
                        <w:pStyle w:val="BodyText"/>
                        <w:rPr>
                          <w:color w:val="000000"/>
                          <w:sz w:val="34"/>
                        </w:rPr>
                      </w:pPr>
                    </w:p>
                    <w:p w14:paraId="561C7377" w14:textId="77777777" w:rsidR="00D25E69" w:rsidRDefault="004E78E4">
                      <w:pPr>
                        <w:spacing w:before="261"/>
                        <w:ind w:left="236"/>
                        <w:rPr>
                          <w:b/>
                          <w:color w:val="000000"/>
                          <w:sz w:val="30"/>
                        </w:rPr>
                      </w:pPr>
                      <w:r>
                        <w:rPr>
                          <w:b/>
                          <w:color w:val="FFFFFF"/>
                          <w:w w:val="105"/>
                          <w:sz w:val="30"/>
                        </w:rPr>
                        <w:t>6</w:t>
                      </w:r>
                    </w:p>
                  </w:txbxContent>
                </v:textbox>
                <w10:wrap anchorx="page"/>
              </v:shape>
            </w:pict>
          </mc:Fallback>
        </mc:AlternateContent>
      </w:r>
      <w:r>
        <w:rPr>
          <w:color w:val="010101"/>
        </w:rPr>
        <w:t>The</w:t>
      </w:r>
      <w:r>
        <w:rPr>
          <w:color w:val="010101"/>
          <w:spacing w:val="10"/>
        </w:rPr>
        <w:t xml:space="preserve"> </w:t>
      </w:r>
      <w:r>
        <w:rPr>
          <w:color w:val="010101"/>
        </w:rPr>
        <w:t>importance</w:t>
      </w:r>
      <w:r>
        <w:rPr>
          <w:color w:val="010101"/>
          <w:spacing w:val="23"/>
        </w:rPr>
        <w:t xml:space="preserve"> </w:t>
      </w:r>
      <w:r>
        <w:rPr>
          <w:color w:val="010101"/>
        </w:rPr>
        <w:t>of</w:t>
      </w:r>
      <w:r>
        <w:rPr>
          <w:color w:val="010101"/>
          <w:spacing w:val="3"/>
        </w:rPr>
        <w:t xml:space="preserve"> </w:t>
      </w:r>
      <w:r>
        <w:rPr>
          <w:color w:val="010101"/>
        </w:rPr>
        <w:t>standardized</w:t>
      </w:r>
      <w:r>
        <w:rPr>
          <w:color w:val="010101"/>
          <w:spacing w:val="34"/>
        </w:rPr>
        <w:t xml:space="preserve"> </w:t>
      </w:r>
      <w:r>
        <w:rPr>
          <w:color w:val="010101"/>
          <w:spacing w:val="-2"/>
        </w:rPr>
        <w:t>tools</w:t>
      </w:r>
    </w:p>
    <w:p w14:paraId="42B3F53A" w14:textId="77777777" w:rsidR="00D25E69" w:rsidRDefault="00D25E69">
      <w:pPr>
        <w:pStyle w:val="BodyText"/>
        <w:spacing w:before="3"/>
        <w:rPr>
          <w:b/>
          <w:sz w:val="31"/>
        </w:rPr>
      </w:pPr>
    </w:p>
    <w:p w14:paraId="0CD38086" w14:textId="77777777" w:rsidR="00D25E69" w:rsidRDefault="004E78E4">
      <w:pPr>
        <w:pStyle w:val="BodyText"/>
        <w:spacing w:line="424" w:lineRule="auto"/>
        <w:ind w:left="1216" w:right="1191" w:hanging="1"/>
        <w:jc w:val="both"/>
      </w:pPr>
      <w:r>
        <w:rPr>
          <w:color w:val="010101"/>
        </w:rPr>
        <w:t xml:space="preserve">The advancements made over the last decade in MS-based antibody sequencing provide an </w:t>
      </w:r>
      <w:r>
        <w:rPr>
          <w:color w:val="010101"/>
        </w:rPr>
        <w:t>optimistic outlook for the future.</w:t>
      </w:r>
      <w:r>
        <w:rPr>
          <w:color w:val="010101"/>
          <w:spacing w:val="39"/>
        </w:rPr>
        <w:t xml:space="preserve"> </w:t>
      </w:r>
      <w:r>
        <w:rPr>
          <w:color w:val="010101"/>
        </w:rPr>
        <w:t>I expect that a therapeutic antibody dis- covered by MS could be</w:t>
      </w:r>
      <w:r>
        <w:rPr>
          <w:color w:val="010101"/>
          <w:spacing w:val="-5"/>
        </w:rPr>
        <w:t xml:space="preserve"> </w:t>
      </w:r>
      <w:r>
        <w:rPr>
          <w:color w:val="010101"/>
        </w:rPr>
        <w:t>right around the</w:t>
      </w:r>
      <w:r>
        <w:rPr>
          <w:color w:val="010101"/>
          <w:spacing w:val="-3"/>
        </w:rPr>
        <w:t xml:space="preserve"> </w:t>
      </w:r>
      <w:r>
        <w:rPr>
          <w:color w:val="010101"/>
        </w:rPr>
        <w:t>corner.</w:t>
      </w:r>
      <w:r>
        <w:rPr>
          <w:color w:val="010101"/>
          <w:spacing w:val="36"/>
        </w:rPr>
        <w:t xml:space="preserve"> </w:t>
      </w:r>
      <w:r>
        <w:rPr>
          <w:color w:val="010101"/>
        </w:rPr>
        <w:t>Looking back at</w:t>
      </w:r>
      <w:r>
        <w:rPr>
          <w:color w:val="010101"/>
          <w:spacing w:val="-2"/>
        </w:rPr>
        <w:t xml:space="preserve"> </w:t>
      </w:r>
      <w:r>
        <w:rPr>
          <w:color w:val="010101"/>
        </w:rPr>
        <w:t>the</w:t>
      </w:r>
      <w:r>
        <w:rPr>
          <w:color w:val="010101"/>
          <w:spacing w:val="-3"/>
        </w:rPr>
        <w:t xml:space="preserve"> </w:t>
      </w:r>
      <w:r>
        <w:rPr>
          <w:color w:val="010101"/>
        </w:rPr>
        <w:t>timeline of</w:t>
      </w:r>
      <w:r>
        <w:rPr>
          <w:color w:val="010101"/>
          <w:spacing w:val="-3"/>
        </w:rPr>
        <w:t xml:space="preserve"> </w:t>
      </w:r>
      <w:r>
        <w:rPr>
          <w:color w:val="010101"/>
        </w:rPr>
        <w:t>key developments in</w:t>
      </w:r>
      <w:r>
        <w:rPr>
          <w:color w:val="010101"/>
          <w:spacing w:val="-11"/>
        </w:rPr>
        <w:t xml:space="preserve"> </w:t>
      </w:r>
      <w:r>
        <w:rPr>
          <w:color w:val="010101"/>
        </w:rPr>
        <w:t>the</w:t>
      </w:r>
      <w:r>
        <w:rPr>
          <w:color w:val="010101"/>
          <w:spacing w:val="-5"/>
        </w:rPr>
        <w:t xml:space="preserve"> </w:t>
      </w:r>
      <w:r>
        <w:rPr>
          <w:color w:val="010101"/>
        </w:rPr>
        <w:t>field of</w:t>
      </w:r>
      <w:r>
        <w:rPr>
          <w:color w:val="010101"/>
          <w:spacing w:val="-1"/>
        </w:rPr>
        <w:t xml:space="preserve"> </w:t>
      </w:r>
      <w:r>
        <w:rPr>
          <w:color w:val="010101"/>
        </w:rPr>
        <w:t>antibody sequencing, we</w:t>
      </w:r>
      <w:r>
        <w:rPr>
          <w:color w:val="010101"/>
          <w:spacing w:val="-2"/>
        </w:rPr>
        <w:t xml:space="preserve"> </w:t>
      </w:r>
      <w:r>
        <w:rPr>
          <w:color w:val="010101"/>
        </w:rPr>
        <w:t>can</w:t>
      </w:r>
      <w:r>
        <w:rPr>
          <w:color w:val="010101"/>
          <w:spacing w:val="-6"/>
        </w:rPr>
        <w:t xml:space="preserve"> </w:t>
      </w:r>
      <w:r>
        <w:rPr>
          <w:color w:val="010101"/>
        </w:rPr>
        <w:t>notice</w:t>
      </w:r>
      <w:r>
        <w:rPr>
          <w:color w:val="010101"/>
          <w:spacing w:val="-2"/>
        </w:rPr>
        <w:t xml:space="preserve"> </w:t>
      </w:r>
      <w:r>
        <w:rPr>
          <w:color w:val="010101"/>
        </w:rPr>
        <w:t xml:space="preserve">several clear trends </w:t>
      </w:r>
      <w:r>
        <w:rPr>
          <w:b/>
          <w:color w:val="010101"/>
        </w:rPr>
        <w:t>(Figure 1</w:t>
      </w:r>
      <w:r>
        <w:rPr>
          <w:color w:val="010101"/>
        </w:rPr>
        <w:t>).</w:t>
      </w:r>
      <w:r>
        <w:rPr>
          <w:color w:val="010101"/>
          <w:spacing w:val="40"/>
        </w:rPr>
        <w:t xml:space="preserve"> </w:t>
      </w:r>
      <w:r>
        <w:rPr>
          <w:color w:val="010101"/>
        </w:rPr>
        <w:t>Since the 1960s, rudimentary sample preparation for antibodies was available, but practical methods of obtaining sequence information appeared only in 1993, when Sanger sequencing was first applied to B cells. The first the</w:t>
      </w:r>
      <w:r>
        <w:rPr>
          <w:color w:val="010101"/>
        </w:rPr>
        <w:t xml:space="preserve">rapeutic an- </w:t>
      </w:r>
      <w:proofErr w:type="spellStart"/>
      <w:r>
        <w:rPr>
          <w:color w:val="010101"/>
        </w:rPr>
        <w:t>tibody</w:t>
      </w:r>
      <w:proofErr w:type="spellEnd"/>
      <w:r>
        <w:rPr>
          <w:color w:val="010101"/>
        </w:rPr>
        <w:t xml:space="preserve"> was</w:t>
      </w:r>
      <w:r>
        <w:rPr>
          <w:color w:val="010101"/>
          <w:spacing w:val="-2"/>
        </w:rPr>
        <w:t xml:space="preserve"> </w:t>
      </w:r>
      <w:r>
        <w:rPr>
          <w:color w:val="010101"/>
        </w:rPr>
        <w:t>registered in 1986, and this</w:t>
      </w:r>
      <w:r>
        <w:rPr>
          <w:color w:val="010101"/>
          <w:spacing w:val="-1"/>
        </w:rPr>
        <w:t xml:space="preserve"> </w:t>
      </w:r>
      <w:r>
        <w:rPr>
          <w:color w:val="010101"/>
        </w:rPr>
        <w:t>advent launched large-scale development of</w:t>
      </w:r>
    </w:p>
    <w:p w14:paraId="28F64EFA" w14:textId="77777777" w:rsidR="00D25E69" w:rsidRDefault="00D25E69">
      <w:pPr>
        <w:spacing w:line="424" w:lineRule="auto"/>
        <w:jc w:val="both"/>
        <w:sectPr w:rsidR="00D25E69">
          <w:pgSz w:w="10320" w:h="14580"/>
          <w:pgMar w:top="1140" w:right="0" w:bottom="900" w:left="0" w:header="816" w:footer="705" w:gutter="0"/>
          <w:cols w:space="720"/>
        </w:sectPr>
      </w:pPr>
    </w:p>
    <w:p w14:paraId="0C408C70" w14:textId="77777777" w:rsidR="00D25E69" w:rsidRDefault="00D25E69">
      <w:pPr>
        <w:pStyle w:val="BodyText"/>
        <w:spacing w:before="8"/>
        <w:rPr>
          <w:sz w:val="23"/>
        </w:rPr>
      </w:pPr>
    </w:p>
    <w:p w14:paraId="23586055" w14:textId="74339CC6" w:rsidR="00D25E69" w:rsidRDefault="00D67176">
      <w:pPr>
        <w:pStyle w:val="BodyText"/>
        <w:spacing w:before="94" w:line="424" w:lineRule="auto"/>
        <w:ind w:left="1216" w:right="1181"/>
        <w:jc w:val="both"/>
      </w:pPr>
      <w:r>
        <w:rPr>
          <w:noProof/>
        </w:rPr>
        <mc:AlternateContent>
          <mc:Choice Requires="wps">
            <w:drawing>
              <wp:anchor distT="0" distB="0" distL="114300" distR="114300" simplePos="0" relativeHeight="15733248" behindDoc="0" locked="0" layoutInCell="1" allowOverlap="1" wp14:anchorId="646305AE" wp14:editId="45DDCA0A">
                <wp:simplePos x="0" y="0"/>
                <wp:positionH relativeFrom="page">
                  <wp:posOffset>0</wp:posOffset>
                </wp:positionH>
                <wp:positionV relativeFrom="paragraph">
                  <wp:posOffset>5081905</wp:posOffset>
                </wp:positionV>
                <wp:extent cx="372110" cy="965200"/>
                <wp:effectExtent l="0" t="0" r="0" b="0"/>
                <wp:wrapNone/>
                <wp:docPr id="256787510" name="docshape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72110" cy="965200"/>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2FD96A" w14:textId="77777777" w:rsidR="00D25E69" w:rsidRDefault="00D25E69">
                            <w:pPr>
                              <w:pStyle w:val="BodyText"/>
                              <w:rPr>
                                <w:color w:val="000000"/>
                                <w:sz w:val="32"/>
                              </w:rPr>
                            </w:pPr>
                          </w:p>
                          <w:p w14:paraId="3CB4AB93" w14:textId="77777777" w:rsidR="00D25E69" w:rsidRDefault="004E78E4">
                            <w:pPr>
                              <w:spacing w:before="192"/>
                              <w:ind w:left="80"/>
                              <w:rPr>
                                <w:b/>
                                <w:color w:val="000000"/>
                                <w:sz w:val="29"/>
                              </w:rPr>
                            </w:pPr>
                            <w:r>
                              <w:rPr>
                                <w:b/>
                                <w:color w:val="FFFFFF"/>
                                <w:w w:val="68"/>
                                <w:sz w:val="29"/>
                              </w:rPr>
                              <w:t>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6305AE" id="docshape39" o:spid="_x0000_s1030" type="#_x0000_t202" style="position:absolute;left:0;text-align:left;margin-left:0;margin-top:400.15pt;width:29.3pt;height:76pt;z-index:15733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" fillcolor="gray" stroked="f">
                <v:path arrowok="t"/>
                <v:textbox inset="0,0,0,0">
                  <w:txbxContent>
                    <w:p w14:paraId="6E2FD96A" w14:textId="77777777" w:rsidR="00D25E69" w:rsidRDefault="00D25E69">
                      <w:pPr>
                        <w:pStyle w:val="BodyText"/>
                        <w:rPr>
                          <w:color w:val="000000"/>
                          <w:sz w:val="32"/>
                        </w:rPr>
                      </w:pPr>
                    </w:p>
                    <w:p w14:paraId="3CB4AB93" w14:textId="77777777" w:rsidR="00D25E69" w:rsidRDefault="004E78E4">
                      <w:pPr>
                        <w:spacing w:before="192"/>
                        <w:ind w:left="80"/>
                        <w:rPr>
                          <w:b/>
                          <w:color w:val="000000"/>
                          <w:sz w:val="29"/>
                        </w:rPr>
                      </w:pPr>
                      <w:r>
                        <w:rPr>
                          <w:b/>
                          <w:color w:val="FFFFFF"/>
                          <w:w w:val="68"/>
                          <w:sz w:val="29"/>
                        </w:rPr>
                        <w:t>6</w:t>
                      </w:r>
                    </w:p>
                  </w:txbxContent>
                </v:textbox>
                <w10:wrap anchorx="page"/>
              </v:shape>
            </w:pict>
          </mc:Fallback>
        </mc:AlternateContent>
      </w:r>
      <w:proofErr w:type="spellStart"/>
      <w:r>
        <w:rPr>
          <w:color w:val="010101"/>
        </w:rPr>
        <w:t>mAbs</w:t>
      </w:r>
      <w:proofErr w:type="spellEnd"/>
      <w:r>
        <w:rPr>
          <w:color w:val="010101"/>
        </w:rPr>
        <w:t xml:space="preserve">, with a hundred </w:t>
      </w:r>
      <w:proofErr w:type="spellStart"/>
      <w:r>
        <w:rPr>
          <w:color w:val="010101"/>
        </w:rPr>
        <w:t>mAbs</w:t>
      </w:r>
      <w:proofErr w:type="spellEnd"/>
      <w:r>
        <w:rPr>
          <w:color w:val="010101"/>
        </w:rPr>
        <w:t xml:space="preserve"> registered by 2008 (2).</w:t>
      </w:r>
      <w:r>
        <w:rPr>
          <w:color w:val="010101"/>
          <w:spacing w:val="40"/>
        </w:rPr>
        <w:t xml:space="preserve"> </w:t>
      </w:r>
      <w:r>
        <w:rPr>
          <w:color w:val="010101"/>
        </w:rPr>
        <w:t xml:space="preserve">At that point, next-generation sequencing led to high-throughput sequencing workflows and further facilitated the </w:t>
      </w:r>
      <w:ins w:id="54" w:author="Heck, A.J.R. (Albert)" w:date="2023-04-21T09:06:00Z">
        <w:r w:rsidR="001650FD">
          <w:rPr>
            <w:color w:val="010101"/>
          </w:rPr>
          <w:t xml:space="preserve">lead-finding and </w:t>
        </w:r>
      </w:ins>
      <w:r>
        <w:rPr>
          <w:color w:val="010101"/>
        </w:rPr>
        <w:t>development</w:t>
      </w:r>
      <w:r>
        <w:rPr>
          <w:color w:val="010101"/>
          <w:spacing w:val="30"/>
        </w:rPr>
        <w:t xml:space="preserve"> </w:t>
      </w:r>
      <w:r>
        <w:rPr>
          <w:color w:val="010101"/>
        </w:rPr>
        <w:t>of therapeutic</w:t>
      </w:r>
      <w:r>
        <w:rPr>
          <w:color w:val="010101"/>
          <w:spacing w:val="32"/>
        </w:rPr>
        <w:t xml:space="preserve"> </w:t>
      </w:r>
      <w:r>
        <w:rPr>
          <w:color w:val="010101"/>
        </w:rPr>
        <w:t>antibodies.</w:t>
      </w:r>
      <w:r>
        <w:rPr>
          <w:color w:val="010101"/>
          <w:spacing w:val="40"/>
        </w:rPr>
        <w:t xml:space="preserve"> </w:t>
      </w:r>
      <w:r>
        <w:rPr>
          <w:color w:val="010101"/>
        </w:rPr>
        <w:t xml:space="preserve">Over the last 20 years, the rapid expansion of genome-based sequencing techniques kick-started antibody discovery by allow­ </w:t>
      </w:r>
      <w:proofErr w:type="spellStart"/>
      <w:r>
        <w:rPr>
          <w:color w:val="010101"/>
        </w:rPr>
        <w:t>ing</w:t>
      </w:r>
      <w:proofErr w:type="spellEnd"/>
      <w:r>
        <w:rPr>
          <w:color w:val="010101"/>
        </w:rPr>
        <w:t xml:space="preserve"> large-scale BCR sequencing, and the number of deposited antibody sequences and</w:t>
      </w:r>
      <w:r>
        <w:rPr>
          <w:color w:val="010101"/>
          <w:spacing w:val="-11"/>
        </w:rPr>
        <w:t xml:space="preserve"> </w:t>
      </w:r>
      <w:r>
        <w:rPr>
          <w:color w:val="010101"/>
        </w:rPr>
        <w:t>registered antibody therapeutics has</w:t>
      </w:r>
      <w:r>
        <w:rPr>
          <w:color w:val="010101"/>
          <w:spacing w:val="-12"/>
        </w:rPr>
        <w:t xml:space="preserve"> </w:t>
      </w:r>
      <w:r>
        <w:rPr>
          <w:color w:val="010101"/>
        </w:rPr>
        <w:t>been</w:t>
      </w:r>
      <w:r>
        <w:rPr>
          <w:color w:val="010101"/>
          <w:spacing w:val="-15"/>
        </w:rPr>
        <w:t xml:space="preserve"> </w:t>
      </w:r>
      <w:r>
        <w:rPr>
          <w:color w:val="010101"/>
        </w:rPr>
        <w:t>growing</w:t>
      </w:r>
      <w:r>
        <w:rPr>
          <w:color w:val="010101"/>
          <w:spacing w:val="-2"/>
        </w:rPr>
        <w:t xml:space="preserve"> </w:t>
      </w:r>
      <w:r>
        <w:rPr>
          <w:color w:val="010101"/>
        </w:rPr>
        <w:t>exponentially ever</w:t>
      </w:r>
      <w:r>
        <w:rPr>
          <w:color w:val="010101"/>
          <w:spacing w:val="-9"/>
        </w:rPr>
        <w:t xml:space="preserve"> </w:t>
      </w:r>
      <w:r>
        <w:rPr>
          <w:color w:val="010101"/>
        </w:rPr>
        <w:t>since, with the 100</w:t>
      </w:r>
      <w:r>
        <w:rPr>
          <w:color w:val="010101"/>
          <w:vertAlign w:val="superscript"/>
        </w:rPr>
        <w:t>th</w:t>
      </w:r>
      <w:r>
        <w:rPr>
          <w:color w:val="010101"/>
        </w:rPr>
        <w:t xml:space="preserve"> therapeutic </w:t>
      </w:r>
      <w:proofErr w:type="spellStart"/>
      <w:r>
        <w:rPr>
          <w:color w:val="010101"/>
        </w:rPr>
        <w:t>mAb</w:t>
      </w:r>
      <w:proofErr w:type="spellEnd"/>
      <w:r>
        <w:rPr>
          <w:color w:val="010101"/>
        </w:rPr>
        <w:t xml:space="preserve"> being approved by the United States Food and Drug Ad­ ministration</w:t>
      </w:r>
      <w:ins w:id="55" w:author="Heck, A.J.R. (Albert)" w:date="2023-04-21T09:07:00Z">
        <w:r w:rsidR="001650FD">
          <w:rPr>
            <w:color w:val="010101"/>
          </w:rPr>
          <w:t xml:space="preserve"> (FDA)</w:t>
        </w:r>
      </w:ins>
      <w:r>
        <w:rPr>
          <w:color w:val="010101"/>
        </w:rPr>
        <w:t xml:space="preserve"> in 2021 (3).</w:t>
      </w:r>
      <w:r>
        <w:rPr>
          <w:color w:val="010101"/>
          <w:spacing w:val="40"/>
        </w:rPr>
        <w:t xml:space="preserve"> </w:t>
      </w:r>
      <w:r>
        <w:rPr>
          <w:color w:val="010101"/>
        </w:rPr>
        <w:t xml:space="preserve">Observing this trend, the popularization of MS-based pro­ </w:t>
      </w:r>
      <w:proofErr w:type="spellStart"/>
      <w:r>
        <w:rPr>
          <w:color w:val="010101"/>
        </w:rPr>
        <w:t>teomics</w:t>
      </w:r>
      <w:proofErr w:type="spellEnd"/>
      <w:r>
        <w:rPr>
          <w:color w:val="010101"/>
        </w:rPr>
        <w:t xml:space="preserve"> has now spurred the development of platforms for </w:t>
      </w:r>
      <w:r>
        <w:rPr>
          <w:i/>
          <w:color w:val="010101"/>
        </w:rPr>
        <w:t xml:space="preserve">de </w:t>
      </w:r>
      <w:del w:id="56" w:author="Heck, A.J.R. (Albert)" w:date="2023-04-21T09:07:00Z">
        <w:r w:rsidDel="001650FD">
          <w:rPr>
            <w:i/>
            <w:color w:val="010101"/>
          </w:rPr>
          <w:delText xml:space="preserve">nova </w:delText>
        </w:r>
      </w:del>
      <w:ins w:id="57" w:author="Heck, A.J.R. (Albert)" w:date="2023-04-21T09:07:00Z">
        <w:r w:rsidR="001650FD">
          <w:rPr>
            <w:i/>
            <w:color w:val="010101"/>
          </w:rPr>
          <w:t xml:space="preserve">novo </w:t>
        </w:r>
      </w:ins>
      <w:r>
        <w:rPr>
          <w:color w:val="010101"/>
        </w:rPr>
        <w:t>sequencing of antibodies</w:t>
      </w:r>
      <w:r>
        <w:rPr>
          <w:color w:val="010101"/>
          <w:spacing w:val="33"/>
        </w:rPr>
        <w:t xml:space="preserve"> </w:t>
      </w:r>
      <w:r>
        <w:rPr>
          <w:color w:val="010101"/>
        </w:rPr>
        <w:t>heavily</w:t>
      </w:r>
      <w:r>
        <w:rPr>
          <w:color w:val="010101"/>
          <w:spacing w:val="28"/>
        </w:rPr>
        <w:t xml:space="preserve"> </w:t>
      </w:r>
      <w:r>
        <w:rPr>
          <w:color w:val="010101"/>
        </w:rPr>
        <w:t>supported</w:t>
      </w:r>
      <w:r>
        <w:rPr>
          <w:color w:val="010101"/>
          <w:spacing w:val="36"/>
        </w:rPr>
        <w:t xml:space="preserve"> </w:t>
      </w:r>
      <w:r>
        <w:rPr>
          <w:color w:val="010101"/>
        </w:rPr>
        <w:t>by</w:t>
      </w:r>
      <w:r>
        <w:rPr>
          <w:color w:val="010101"/>
          <w:spacing w:val="22"/>
        </w:rPr>
        <w:t xml:space="preserve"> </w:t>
      </w:r>
      <w:r>
        <w:rPr>
          <w:color w:val="010101"/>
        </w:rPr>
        <w:t>MS,</w:t>
      </w:r>
      <w:r>
        <w:rPr>
          <w:color w:val="010101"/>
          <w:spacing w:val="22"/>
        </w:rPr>
        <w:t xml:space="preserve"> </w:t>
      </w:r>
      <w:r>
        <w:rPr>
          <w:color w:val="010101"/>
        </w:rPr>
        <w:t>and I</w:t>
      </w:r>
      <w:r>
        <w:rPr>
          <w:color w:val="010101"/>
          <w:spacing w:val="22"/>
        </w:rPr>
        <w:t xml:space="preserve"> </w:t>
      </w:r>
      <w:r>
        <w:rPr>
          <w:color w:val="010101"/>
        </w:rPr>
        <w:t>envision that the ongoing</w:t>
      </w:r>
      <w:r>
        <w:rPr>
          <w:color w:val="010101"/>
          <w:spacing w:val="33"/>
        </w:rPr>
        <w:t xml:space="preserve"> </w:t>
      </w:r>
      <w:r>
        <w:rPr>
          <w:color w:val="010101"/>
        </w:rPr>
        <w:t xml:space="preserve">advancement of MS based </w:t>
      </w:r>
      <w:del w:id="58" w:author="Heck, A.J.R. (Albert)" w:date="2023-04-21T09:07:00Z">
        <w:r w:rsidDel="001650FD">
          <w:rPr>
            <w:color w:val="010101"/>
          </w:rPr>
          <w:delText xml:space="preserve">proteomic </w:delText>
        </w:r>
      </w:del>
      <w:r>
        <w:rPr>
          <w:color w:val="010101"/>
        </w:rPr>
        <w:t xml:space="preserve">antibody profiling and </w:t>
      </w:r>
      <w:r>
        <w:rPr>
          <w:i/>
          <w:color w:val="010101"/>
        </w:rPr>
        <w:t xml:space="preserve">de </w:t>
      </w:r>
      <w:del w:id="59" w:author="Heck, A.J.R. (Albert)" w:date="2023-04-21T09:07:00Z">
        <w:r w:rsidDel="001650FD">
          <w:rPr>
            <w:i/>
            <w:color w:val="010101"/>
          </w:rPr>
          <w:delText xml:space="preserve">nova </w:delText>
        </w:r>
      </w:del>
      <w:ins w:id="60" w:author="Heck, A.J.R. (Albert)" w:date="2023-04-21T09:07:00Z">
        <w:r w:rsidR="001650FD">
          <w:rPr>
            <w:i/>
            <w:color w:val="010101"/>
          </w:rPr>
          <w:t xml:space="preserve">novo </w:t>
        </w:r>
      </w:ins>
      <w:r>
        <w:rPr>
          <w:color w:val="010101"/>
        </w:rPr>
        <w:t>sequencing will complement available strategies by protein-level analysis.</w:t>
      </w:r>
      <w:r>
        <w:rPr>
          <w:color w:val="010101"/>
          <w:spacing w:val="40"/>
        </w:rPr>
        <w:t xml:space="preserve"> </w:t>
      </w:r>
      <w:r>
        <w:rPr>
          <w:color w:val="010101"/>
        </w:rPr>
        <w:t xml:space="preserve">More specifically, monitoring of </w:t>
      </w:r>
      <w:del w:id="61" w:author="Heck, A.J.R. (Albert)" w:date="2023-04-21T09:07:00Z">
        <w:r w:rsidDel="001650FD">
          <w:rPr>
            <w:color w:val="010101"/>
          </w:rPr>
          <w:delText xml:space="preserve">pro­ teomic </w:delText>
        </w:r>
      </w:del>
      <w:r>
        <w:rPr>
          <w:color w:val="010101"/>
        </w:rPr>
        <w:t>antibody repertoires could be used to select a limited number of reactive antibodies from a patient with an effective immune response, which could then be sequenced,</w:t>
      </w:r>
      <w:r>
        <w:rPr>
          <w:color w:val="010101"/>
          <w:spacing w:val="35"/>
        </w:rPr>
        <w:t xml:space="preserve"> </w:t>
      </w:r>
      <w:r>
        <w:rPr>
          <w:color w:val="010101"/>
        </w:rPr>
        <w:t>recombinantly</w:t>
      </w:r>
      <w:r>
        <w:rPr>
          <w:color w:val="010101"/>
          <w:spacing w:val="40"/>
        </w:rPr>
        <w:t xml:space="preserve"> </w:t>
      </w:r>
      <w:r>
        <w:rPr>
          <w:color w:val="010101"/>
        </w:rPr>
        <w:t>produced</w:t>
      </w:r>
      <w:r>
        <w:rPr>
          <w:color w:val="010101"/>
          <w:spacing w:val="29"/>
        </w:rPr>
        <w:t xml:space="preserve"> </w:t>
      </w:r>
      <w:r>
        <w:rPr>
          <w:color w:val="010101"/>
        </w:rPr>
        <w:t>and</w:t>
      </w:r>
      <w:r>
        <w:rPr>
          <w:color w:val="010101"/>
          <w:spacing w:val="22"/>
        </w:rPr>
        <w:t xml:space="preserve"> </w:t>
      </w:r>
      <w:r>
        <w:rPr>
          <w:color w:val="010101"/>
        </w:rPr>
        <w:t>screened</w:t>
      </w:r>
      <w:r>
        <w:rPr>
          <w:color w:val="010101"/>
          <w:spacing w:val="33"/>
        </w:rPr>
        <w:t xml:space="preserve"> </w:t>
      </w:r>
      <w:r>
        <w:rPr>
          <w:color w:val="010101"/>
        </w:rPr>
        <w:t>for</w:t>
      </w:r>
      <w:r>
        <w:rPr>
          <w:color w:val="010101"/>
          <w:spacing w:val="20"/>
        </w:rPr>
        <w:t xml:space="preserve"> </w:t>
      </w:r>
      <w:r>
        <w:rPr>
          <w:color w:val="010101"/>
        </w:rPr>
        <w:t>neutralizing</w:t>
      </w:r>
      <w:r>
        <w:rPr>
          <w:color w:val="010101"/>
          <w:spacing w:val="31"/>
        </w:rPr>
        <w:t xml:space="preserve"> </w:t>
      </w:r>
      <w:r>
        <w:rPr>
          <w:color w:val="010101"/>
        </w:rPr>
        <w:t>capacity.</w:t>
      </w:r>
      <w:r>
        <w:rPr>
          <w:color w:val="010101"/>
          <w:spacing w:val="80"/>
        </w:rPr>
        <w:t xml:space="preserve"> </w:t>
      </w:r>
      <w:r>
        <w:rPr>
          <w:color w:val="010101"/>
        </w:rPr>
        <w:t>Such a direct approach to antibody discovery would be much more straightforward than screening of B-cells at the DNA/RNA level. The impact of accessible, standardized</w:t>
      </w:r>
      <w:r>
        <w:rPr>
          <w:color w:val="343434"/>
        </w:rPr>
        <w:t xml:space="preserve">, </w:t>
      </w:r>
      <w:r>
        <w:rPr>
          <w:color w:val="010101"/>
        </w:rPr>
        <w:t>high throughput</w:t>
      </w:r>
      <w:r>
        <w:rPr>
          <w:color w:val="010101"/>
          <w:spacing w:val="40"/>
        </w:rPr>
        <w:t xml:space="preserve"> </w:t>
      </w:r>
      <w:r>
        <w:rPr>
          <w:color w:val="010101"/>
        </w:rPr>
        <w:t>analytical methods,</w:t>
      </w:r>
      <w:r>
        <w:rPr>
          <w:color w:val="010101"/>
          <w:spacing w:val="40"/>
        </w:rPr>
        <w:t xml:space="preserve"> </w:t>
      </w:r>
      <w:r>
        <w:rPr>
          <w:color w:val="010101"/>
        </w:rPr>
        <w:t>can be observed in the discovery</w:t>
      </w:r>
      <w:r>
        <w:rPr>
          <w:color w:val="010101"/>
          <w:spacing w:val="40"/>
        </w:rPr>
        <w:t xml:space="preserve"> </w:t>
      </w:r>
      <w:r>
        <w:rPr>
          <w:color w:val="010101"/>
        </w:rPr>
        <w:t>of genomic and proteomic biomarkers as well</w:t>
      </w:r>
      <w:ins w:id="62" w:author="Heck, A.J.R. (Albert)" w:date="2023-04-21T09:08:00Z">
        <w:r w:rsidR="001650FD">
          <w:rPr>
            <w:color w:val="010101"/>
          </w:rPr>
          <w:t xml:space="preserve"> </w:t>
        </w:r>
      </w:ins>
      <w:r>
        <w:rPr>
          <w:color w:val="010101"/>
        </w:rPr>
        <w:t>(4, 5).</w:t>
      </w:r>
      <w:r>
        <w:rPr>
          <w:color w:val="010101"/>
          <w:spacing w:val="40"/>
        </w:rPr>
        <w:t xml:space="preserve"> </w:t>
      </w:r>
      <w:r>
        <w:rPr>
          <w:color w:val="010101"/>
        </w:rPr>
        <w:t xml:space="preserve">As standardized, high-throughput genomic and proteomic techniques became widely accessible, the number of genomic and proteomic biomarkers for disease risk assessment, early diagnosis, diagnostic </w:t>
      </w:r>
      <w:proofErr w:type="spellStart"/>
      <w:r>
        <w:rPr>
          <w:color w:val="010101"/>
        </w:rPr>
        <w:t>clas­</w:t>
      </w:r>
      <w:proofErr w:type="spellEnd"/>
      <w:r>
        <w:rPr>
          <w:color w:val="010101"/>
        </w:rPr>
        <w:t xml:space="preserve"> </w:t>
      </w:r>
      <w:proofErr w:type="spellStart"/>
      <w:r>
        <w:rPr>
          <w:color w:val="010101"/>
        </w:rPr>
        <w:t>sification</w:t>
      </w:r>
      <w:proofErr w:type="spellEnd"/>
      <w:r>
        <w:rPr>
          <w:color w:val="010101"/>
        </w:rPr>
        <w:t xml:space="preserve"> and measuring treatment effectiveness </w:t>
      </w:r>
      <w:commentRangeStart w:id="63"/>
      <w:r>
        <w:rPr>
          <w:color w:val="010101"/>
        </w:rPr>
        <w:t>skyrocketed</w:t>
      </w:r>
      <w:commentRangeEnd w:id="63"/>
      <w:r w:rsidR="001650FD">
        <w:rPr>
          <w:rStyle w:val="CommentReference"/>
        </w:rPr>
        <w:commentReference w:id="63"/>
      </w:r>
      <w:r>
        <w:rPr>
          <w:color w:val="010101"/>
        </w:rPr>
        <w:t>.</w:t>
      </w:r>
      <w:r>
        <w:rPr>
          <w:color w:val="010101"/>
          <w:spacing w:val="40"/>
        </w:rPr>
        <w:t xml:space="preserve"> </w:t>
      </w:r>
      <w:r>
        <w:rPr>
          <w:color w:val="010101"/>
        </w:rPr>
        <w:t>I believe the current advances in</w:t>
      </w:r>
      <w:r>
        <w:rPr>
          <w:color w:val="010101"/>
          <w:spacing w:val="-15"/>
        </w:rPr>
        <w:t xml:space="preserve"> </w:t>
      </w:r>
      <w:r>
        <w:rPr>
          <w:color w:val="010101"/>
        </w:rPr>
        <w:t>immune response characterization</w:t>
      </w:r>
      <w:r>
        <w:rPr>
          <w:color w:val="010101"/>
          <w:spacing w:val="-15"/>
        </w:rPr>
        <w:t xml:space="preserve"> </w:t>
      </w:r>
      <w:r>
        <w:rPr>
          <w:color w:val="010101"/>
        </w:rPr>
        <w:t>could represent a</w:t>
      </w:r>
      <w:r>
        <w:rPr>
          <w:color w:val="010101"/>
          <w:spacing w:val="-10"/>
        </w:rPr>
        <w:t xml:space="preserve"> </w:t>
      </w:r>
      <w:r>
        <w:rPr>
          <w:color w:val="010101"/>
        </w:rPr>
        <w:t>similar opportunity</w:t>
      </w:r>
      <w:r>
        <w:rPr>
          <w:color w:val="343434"/>
        </w:rPr>
        <w:t xml:space="preserve">, </w:t>
      </w:r>
      <w:r>
        <w:rPr>
          <w:color w:val="010101"/>
        </w:rPr>
        <w:t>as</w:t>
      </w:r>
      <w:r>
        <w:rPr>
          <w:color w:val="010101"/>
          <w:spacing w:val="-1"/>
        </w:rPr>
        <w:t xml:space="preserve"> </w:t>
      </w:r>
      <w:r>
        <w:rPr>
          <w:color w:val="010101"/>
        </w:rPr>
        <w:t>large-scale, in-depth characterization</w:t>
      </w:r>
      <w:r>
        <w:rPr>
          <w:color w:val="010101"/>
          <w:spacing w:val="-1"/>
        </w:rPr>
        <w:t xml:space="preserve"> </w:t>
      </w:r>
      <w:r>
        <w:rPr>
          <w:color w:val="010101"/>
        </w:rPr>
        <w:t>of proteomic antibody repertoires may lead to the discovery of defined immune signatures that could be used as immunological biomarkers in very similar ways.</w:t>
      </w:r>
    </w:p>
    <w:p w14:paraId="107466D6" w14:textId="77777777" w:rsidR="00D25E69" w:rsidRDefault="00D25E69">
      <w:pPr>
        <w:spacing w:line="424" w:lineRule="auto"/>
        <w:jc w:val="both"/>
        <w:sectPr w:rsidR="00D25E69">
          <w:pgSz w:w="10320" w:h="14580"/>
          <w:pgMar w:top="1140" w:right="0" w:bottom="900" w:left="0" w:header="807" w:footer="714" w:gutter="0"/>
          <w:cols w:space="720"/>
        </w:sectPr>
      </w:pPr>
    </w:p>
    <w:p w14:paraId="5C99DDEE" w14:textId="77777777" w:rsidR="00D25E69" w:rsidRDefault="00D25E69">
      <w:pPr>
        <w:pStyle w:val="BodyText"/>
        <w:rPr>
          <w:sz w:val="20"/>
        </w:rPr>
      </w:pPr>
    </w:p>
    <w:p w14:paraId="15E3EA86" w14:textId="77777777" w:rsidR="00D25E69" w:rsidRDefault="00D25E69">
      <w:pPr>
        <w:pStyle w:val="BodyText"/>
        <w:spacing w:before="8" w:after="1"/>
        <w:rPr>
          <w:sz w:val="12"/>
        </w:rPr>
      </w:pPr>
    </w:p>
    <w:p w14:paraId="63A8E235" w14:textId="77777777" w:rsidR="00D25E69" w:rsidRDefault="004E78E4">
      <w:pPr>
        <w:pStyle w:val="BodyText"/>
        <w:ind w:left="1512"/>
        <w:rPr>
          <w:sz w:val="20"/>
        </w:rPr>
      </w:pPr>
      <w:r>
        <w:rPr>
          <w:noProof/>
          <w:sz w:val="20"/>
        </w:rPr>
        <w:drawing>
          <wp:inline distT="0" distB="0" distL="0" distR="0" wp14:anchorId="689CB5B3" wp14:editId="5EF38C96">
            <wp:extent cx="4606236" cy="2594038"/>
            <wp:effectExtent l="0" t="0" r="0" b="0"/>
            <wp:docPr id="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9.png"/>
                    <pic:cNvPicPr/>
                  </pic:nvPicPr>
                  <pic:blipFill>
                    <a:blip r:embed="rId52" cstate="print"/>
                    <a:stretch>
                      <a:fillRect/>
                    </a:stretch>
                  </pic:blipFill>
                  <pic:spPr>
                    <a:xfrm>
                      <a:off x="0" y="0"/>
                      <a:ext cx="4606236" cy="2594038"/>
                    </a:xfrm>
                    <a:prstGeom prst="rect">
                      <a:avLst/>
                    </a:prstGeom>
                  </pic:spPr>
                </pic:pic>
              </a:graphicData>
            </a:graphic>
          </wp:inline>
        </w:drawing>
      </w:r>
    </w:p>
    <w:p w14:paraId="60FAE8B0" w14:textId="77777777" w:rsidR="00D25E69" w:rsidRDefault="00D25E69">
      <w:pPr>
        <w:pStyle w:val="BodyText"/>
        <w:spacing w:before="5"/>
        <w:rPr>
          <w:sz w:val="9"/>
        </w:rPr>
      </w:pPr>
    </w:p>
    <w:p w14:paraId="14BD9530" w14:textId="77777777" w:rsidR="00D25E69" w:rsidRDefault="004E78E4">
      <w:pPr>
        <w:spacing w:before="95" w:line="249" w:lineRule="auto"/>
        <w:ind w:left="1214" w:right="1193" w:firstLine="4"/>
        <w:jc w:val="both"/>
        <w:rPr>
          <w:sz w:val="17"/>
        </w:rPr>
      </w:pPr>
      <w:r>
        <w:rPr>
          <w:b/>
          <w:color w:val="010101"/>
          <w:sz w:val="16"/>
        </w:rPr>
        <w:t>Figure 1:</w:t>
      </w:r>
      <w:r>
        <w:rPr>
          <w:b/>
          <w:color w:val="010101"/>
          <w:spacing w:val="40"/>
          <w:sz w:val="16"/>
        </w:rPr>
        <w:t xml:space="preserve"> </w:t>
      </w:r>
      <w:r>
        <w:rPr>
          <w:b/>
          <w:color w:val="010101"/>
          <w:sz w:val="16"/>
        </w:rPr>
        <w:t>Timeline of key developments</w:t>
      </w:r>
      <w:r>
        <w:rPr>
          <w:b/>
          <w:color w:val="010101"/>
          <w:spacing w:val="40"/>
          <w:sz w:val="16"/>
        </w:rPr>
        <w:t xml:space="preserve"> </w:t>
      </w:r>
      <w:r>
        <w:rPr>
          <w:b/>
          <w:color w:val="010101"/>
          <w:sz w:val="16"/>
        </w:rPr>
        <w:t xml:space="preserve">paving the way towards MS-based </w:t>
      </w:r>
      <w:r>
        <w:rPr>
          <w:b/>
          <w:i/>
          <w:color w:val="010101"/>
          <w:sz w:val="16"/>
        </w:rPr>
        <w:t xml:space="preserve">de novo </w:t>
      </w:r>
      <w:r>
        <w:rPr>
          <w:b/>
          <w:color w:val="010101"/>
          <w:sz w:val="16"/>
        </w:rPr>
        <w:t>sequencing</w:t>
      </w:r>
      <w:r>
        <w:rPr>
          <w:b/>
          <w:color w:val="010101"/>
          <w:spacing w:val="40"/>
          <w:sz w:val="16"/>
        </w:rPr>
        <w:t xml:space="preserve"> </w:t>
      </w:r>
      <w:r>
        <w:rPr>
          <w:b/>
          <w:color w:val="010101"/>
          <w:sz w:val="16"/>
        </w:rPr>
        <w:t>of serum</w:t>
      </w:r>
      <w:r>
        <w:rPr>
          <w:b/>
          <w:color w:val="010101"/>
          <w:spacing w:val="16"/>
          <w:sz w:val="16"/>
        </w:rPr>
        <w:t xml:space="preserve"> </w:t>
      </w:r>
      <w:r>
        <w:rPr>
          <w:b/>
          <w:color w:val="010101"/>
          <w:sz w:val="16"/>
        </w:rPr>
        <w:t>antibodies.</w:t>
      </w:r>
      <w:r>
        <w:rPr>
          <w:b/>
          <w:color w:val="010101"/>
          <w:spacing w:val="40"/>
          <w:sz w:val="16"/>
        </w:rPr>
        <w:t xml:space="preserve"> </w:t>
      </w:r>
      <w:r>
        <w:rPr>
          <w:color w:val="010101"/>
          <w:sz w:val="17"/>
        </w:rPr>
        <w:t>Blue:</w:t>
      </w:r>
      <w:r>
        <w:rPr>
          <w:color w:val="010101"/>
          <w:spacing w:val="35"/>
          <w:sz w:val="17"/>
        </w:rPr>
        <w:t xml:space="preserve"> </w:t>
      </w:r>
      <w:r>
        <w:rPr>
          <w:color w:val="010101"/>
          <w:sz w:val="17"/>
        </w:rPr>
        <w:t>Key</w:t>
      </w:r>
      <w:r>
        <w:rPr>
          <w:color w:val="010101"/>
          <w:spacing w:val="14"/>
          <w:sz w:val="17"/>
        </w:rPr>
        <w:t xml:space="preserve"> </w:t>
      </w:r>
      <w:r>
        <w:rPr>
          <w:color w:val="010101"/>
          <w:sz w:val="17"/>
        </w:rPr>
        <w:t>developments</w:t>
      </w:r>
      <w:r>
        <w:rPr>
          <w:color w:val="010101"/>
          <w:spacing w:val="23"/>
          <w:sz w:val="17"/>
        </w:rPr>
        <w:t xml:space="preserve"> </w:t>
      </w:r>
      <w:r>
        <w:rPr>
          <w:color w:val="010101"/>
          <w:sz w:val="17"/>
        </w:rPr>
        <w:t>in the field of genomic</w:t>
      </w:r>
      <w:r>
        <w:rPr>
          <w:color w:val="010101"/>
          <w:spacing w:val="14"/>
          <w:sz w:val="17"/>
        </w:rPr>
        <w:t xml:space="preserve"> </w:t>
      </w:r>
      <w:r>
        <w:rPr>
          <w:color w:val="010101"/>
          <w:sz w:val="17"/>
        </w:rPr>
        <w:t>sequencing.</w:t>
      </w:r>
      <w:r>
        <w:rPr>
          <w:color w:val="010101"/>
          <w:spacing w:val="40"/>
          <w:sz w:val="17"/>
        </w:rPr>
        <w:t xml:space="preserve"> </w:t>
      </w:r>
      <w:r>
        <w:rPr>
          <w:color w:val="010101"/>
          <w:sz w:val="17"/>
        </w:rPr>
        <w:t>Green:</w:t>
      </w:r>
      <w:r>
        <w:rPr>
          <w:color w:val="010101"/>
          <w:spacing w:val="36"/>
          <w:sz w:val="17"/>
        </w:rPr>
        <w:t xml:space="preserve"> </w:t>
      </w:r>
      <w:r>
        <w:rPr>
          <w:color w:val="010101"/>
          <w:sz w:val="17"/>
        </w:rPr>
        <w:t>Key</w:t>
      </w:r>
      <w:r>
        <w:rPr>
          <w:color w:val="010101"/>
          <w:spacing w:val="14"/>
          <w:sz w:val="17"/>
        </w:rPr>
        <w:t xml:space="preserve"> </w:t>
      </w:r>
      <w:r>
        <w:rPr>
          <w:color w:val="010101"/>
          <w:sz w:val="17"/>
        </w:rPr>
        <w:t>advances in the field of antibody research.</w:t>
      </w:r>
      <w:r>
        <w:rPr>
          <w:color w:val="010101"/>
          <w:spacing w:val="40"/>
          <w:sz w:val="17"/>
        </w:rPr>
        <w:t xml:space="preserve"> </w:t>
      </w:r>
      <w:r>
        <w:rPr>
          <w:color w:val="010101"/>
          <w:sz w:val="17"/>
        </w:rPr>
        <w:t>Orange:</w:t>
      </w:r>
      <w:r>
        <w:rPr>
          <w:color w:val="010101"/>
          <w:spacing w:val="40"/>
          <w:sz w:val="17"/>
        </w:rPr>
        <w:t xml:space="preserve"> </w:t>
      </w:r>
      <w:r>
        <w:rPr>
          <w:color w:val="010101"/>
          <w:sz w:val="17"/>
        </w:rPr>
        <w:t>Selected hallmark papers in the field of MS-based antibody sequencing.</w:t>
      </w:r>
      <w:r>
        <w:rPr>
          <w:color w:val="010101"/>
          <w:spacing w:val="40"/>
          <w:sz w:val="17"/>
        </w:rPr>
        <w:t xml:space="preserve"> </w:t>
      </w:r>
      <w:r>
        <w:rPr>
          <w:color w:val="010101"/>
          <w:sz w:val="17"/>
        </w:rPr>
        <w:t>To visualize the impact of therapeutic antibody dev</w:t>
      </w:r>
      <w:r>
        <w:rPr>
          <w:color w:val="010101"/>
          <w:sz w:val="17"/>
        </w:rPr>
        <w:t>elopment, the bar graph indicates the cumulative number</w:t>
      </w:r>
      <w:r>
        <w:rPr>
          <w:color w:val="010101"/>
          <w:spacing w:val="-4"/>
          <w:sz w:val="17"/>
        </w:rPr>
        <w:t xml:space="preserve"> </w:t>
      </w:r>
      <w:r>
        <w:rPr>
          <w:color w:val="010101"/>
          <w:sz w:val="17"/>
        </w:rPr>
        <w:t>of</w:t>
      </w:r>
      <w:r>
        <w:rPr>
          <w:color w:val="010101"/>
          <w:spacing w:val="-10"/>
          <w:sz w:val="17"/>
        </w:rPr>
        <w:t xml:space="preserve"> </w:t>
      </w:r>
      <w:r>
        <w:rPr>
          <w:color w:val="010101"/>
          <w:sz w:val="17"/>
        </w:rPr>
        <w:t>registered antibody-based</w:t>
      </w:r>
      <w:r>
        <w:rPr>
          <w:color w:val="010101"/>
          <w:spacing w:val="-12"/>
          <w:sz w:val="17"/>
        </w:rPr>
        <w:t xml:space="preserve"> </w:t>
      </w:r>
      <w:r>
        <w:rPr>
          <w:color w:val="010101"/>
          <w:sz w:val="17"/>
        </w:rPr>
        <w:t>drugs, and</w:t>
      </w:r>
      <w:r>
        <w:rPr>
          <w:color w:val="010101"/>
          <w:spacing w:val="-7"/>
          <w:sz w:val="17"/>
        </w:rPr>
        <w:t xml:space="preserve"> </w:t>
      </w:r>
      <w:r>
        <w:rPr>
          <w:color w:val="010101"/>
          <w:sz w:val="17"/>
        </w:rPr>
        <w:t>the</w:t>
      </w:r>
      <w:r>
        <w:rPr>
          <w:color w:val="010101"/>
          <w:spacing w:val="-8"/>
          <w:sz w:val="17"/>
        </w:rPr>
        <w:t xml:space="preserve"> </w:t>
      </w:r>
      <w:r>
        <w:rPr>
          <w:color w:val="010101"/>
          <w:sz w:val="17"/>
        </w:rPr>
        <w:t>line</w:t>
      </w:r>
      <w:r>
        <w:rPr>
          <w:color w:val="010101"/>
          <w:spacing w:val="-6"/>
          <w:sz w:val="17"/>
        </w:rPr>
        <w:t xml:space="preserve"> </w:t>
      </w:r>
      <w:r>
        <w:rPr>
          <w:color w:val="010101"/>
          <w:sz w:val="17"/>
        </w:rPr>
        <w:t>shows</w:t>
      </w:r>
      <w:r>
        <w:rPr>
          <w:color w:val="010101"/>
          <w:spacing w:val="-4"/>
          <w:sz w:val="17"/>
        </w:rPr>
        <w:t xml:space="preserve"> </w:t>
      </w:r>
      <w:r>
        <w:rPr>
          <w:color w:val="010101"/>
          <w:sz w:val="17"/>
        </w:rPr>
        <w:t>the</w:t>
      </w:r>
      <w:r>
        <w:rPr>
          <w:color w:val="010101"/>
          <w:spacing w:val="-8"/>
          <w:sz w:val="17"/>
        </w:rPr>
        <w:t xml:space="preserve"> </w:t>
      </w:r>
      <w:r>
        <w:rPr>
          <w:color w:val="010101"/>
          <w:sz w:val="17"/>
        </w:rPr>
        <w:t>number</w:t>
      </w:r>
      <w:r>
        <w:rPr>
          <w:color w:val="010101"/>
          <w:spacing w:val="-4"/>
          <w:sz w:val="17"/>
        </w:rPr>
        <w:t xml:space="preserve"> </w:t>
      </w:r>
      <w:r>
        <w:rPr>
          <w:color w:val="010101"/>
          <w:sz w:val="17"/>
        </w:rPr>
        <w:t>of</w:t>
      </w:r>
      <w:r>
        <w:rPr>
          <w:color w:val="010101"/>
          <w:spacing w:val="-10"/>
          <w:sz w:val="17"/>
        </w:rPr>
        <w:t xml:space="preserve"> </w:t>
      </w:r>
      <w:r>
        <w:rPr>
          <w:color w:val="010101"/>
          <w:sz w:val="17"/>
        </w:rPr>
        <w:t xml:space="preserve">registrations for a given </w:t>
      </w:r>
      <w:proofErr w:type="gramStart"/>
      <w:r>
        <w:rPr>
          <w:color w:val="010101"/>
          <w:sz w:val="17"/>
        </w:rPr>
        <w:t>year.(</w:t>
      </w:r>
      <w:proofErr w:type="gramEnd"/>
      <w:r>
        <w:rPr>
          <w:color w:val="010101"/>
          <w:sz w:val="17"/>
        </w:rPr>
        <w:t>2)</w:t>
      </w:r>
    </w:p>
    <w:p w14:paraId="4810FF78" w14:textId="77777777" w:rsidR="00D25E69" w:rsidRDefault="00D25E69">
      <w:pPr>
        <w:pStyle w:val="BodyText"/>
        <w:rPr>
          <w:sz w:val="18"/>
        </w:rPr>
      </w:pPr>
    </w:p>
    <w:p w14:paraId="4F257ECD" w14:textId="77777777" w:rsidR="00D25E69" w:rsidRDefault="00D25E69">
      <w:pPr>
        <w:pStyle w:val="BodyText"/>
        <w:spacing w:before="7"/>
        <w:rPr>
          <w:sz w:val="24"/>
        </w:rPr>
      </w:pPr>
    </w:p>
    <w:p w14:paraId="6C7E6100" w14:textId="77777777" w:rsidR="00D25E69" w:rsidRDefault="004E78E4">
      <w:pPr>
        <w:pStyle w:val="Heading2"/>
        <w:numPr>
          <w:ilvl w:val="2"/>
          <w:numId w:val="5"/>
        </w:numPr>
        <w:tabs>
          <w:tab w:val="left" w:pos="2045"/>
          <w:tab w:val="left" w:pos="2046"/>
        </w:tabs>
        <w:ind w:left="2045" w:hanging="831"/>
      </w:pPr>
      <w:r>
        <w:rPr>
          <w:color w:val="010101"/>
          <w:spacing w:val="-2"/>
        </w:rPr>
        <w:t>Challenges</w:t>
      </w:r>
    </w:p>
    <w:p w14:paraId="475C37BC" w14:textId="77777777" w:rsidR="00D25E69" w:rsidRDefault="00D25E69">
      <w:pPr>
        <w:pStyle w:val="BodyText"/>
        <w:spacing w:before="9"/>
        <w:rPr>
          <w:b/>
          <w:sz w:val="36"/>
        </w:rPr>
      </w:pPr>
    </w:p>
    <w:p w14:paraId="37D2EF27" w14:textId="2AFEE4FD" w:rsidR="00D25E69" w:rsidRDefault="004E78E4">
      <w:pPr>
        <w:ind w:left="1215"/>
        <w:jc w:val="both"/>
        <w:rPr>
          <w:b/>
          <w:sz w:val="20"/>
        </w:rPr>
      </w:pPr>
      <w:r>
        <w:rPr>
          <w:b/>
          <w:color w:val="010101"/>
          <w:w w:val="105"/>
          <w:sz w:val="20"/>
        </w:rPr>
        <w:t>Larger</w:t>
      </w:r>
      <w:r>
        <w:rPr>
          <w:b/>
          <w:color w:val="010101"/>
          <w:spacing w:val="8"/>
          <w:w w:val="105"/>
          <w:sz w:val="20"/>
        </w:rPr>
        <w:t xml:space="preserve"> </w:t>
      </w:r>
      <w:r>
        <w:rPr>
          <w:b/>
          <w:color w:val="010101"/>
          <w:w w:val="105"/>
          <w:sz w:val="20"/>
        </w:rPr>
        <w:t>sample</w:t>
      </w:r>
      <w:r>
        <w:rPr>
          <w:b/>
          <w:color w:val="010101"/>
          <w:spacing w:val="5"/>
          <w:w w:val="105"/>
          <w:sz w:val="20"/>
        </w:rPr>
        <w:t xml:space="preserve"> </w:t>
      </w:r>
      <w:r>
        <w:rPr>
          <w:b/>
          <w:color w:val="010101"/>
          <w:w w:val="105"/>
          <w:sz w:val="20"/>
        </w:rPr>
        <w:t>size</w:t>
      </w:r>
      <w:r>
        <w:rPr>
          <w:b/>
          <w:color w:val="010101"/>
          <w:spacing w:val="7"/>
          <w:w w:val="105"/>
          <w:sz w:val="20"/>
        </w:rPr>
        <w:t xml:space="preserve"> </w:t>
      </w:r>
      <w:del w:id="64" w:author="Heck, A.J.R. (Albert)" w:date="2023-04-21T09:08:00Z">
        <w:r w:rsidDel="001650FD">
          <w:rPr>
            <w:b/>
            <w:color w:val="010101"/>
            <w:spacing w:val="-2"/>
            <w:w w:val="105"/>
            <w:sz w:val="20"/>
          </w:rPr>
          <w:delText>needed</w:delText>
        </w:r>
      </w:del>
      <w:ins w:id="65" w:author="Heck, A.J.R. (Albert)" w:date="2023-04-21T09:08:00Z">
        <w:r w:rsidR="001650FD">
          <w:rPr>
            <w:b/>
            <w:color w:val="010101"/>
            <w:spacing w:val="-2"/>
            <w:w w:val="105"/>
            <w:sz w:val="20"/>
          </w:rPr>
          <w:t>needed.</w:t>
        </w:r>
      </w:ins>
    </w:p>
    <w:p w14:paraId="322D8C6D" w14:textId="77777777" w:rsidR="00D25E69" w:rsidRDefault="00D25E69">
      <w:pPr>
        <w:pStyle w:val="BodyText"/>
        <w:rPr>
          <w:b/>
          <w:sz w:val="22"/>
        </w:rPr>
      </w:pPr>
    </w:p>
    <w:p w14:paraId="18710299" w14:textId="6B078405" w:rsidR="00D25E69" w:rsidRDefault="00D67176">
      <w:pPr>
        <w:pStyle w:val="BodyText"/>
        <w:spacing w:before="171" w:line="424" w:lineRule="auto"/>
        <w:ind w:left="1215" w:right="1193" w:hanging="3"/>
        <w:jc w:val="both"/>
      </w:pPr>
      <w:r>
        <w:rPr>
          <w:noProof/>
        </w:rPr>
        <mc:AlternateContent>
          <mc:Choice Requires="wps">
            <w:drawing>
              <wp:anchor distT="0" distB="0" distL="114300" distR="114300" simplePos="0" relativeHeight="15733760" behindDoc="0" locked="0" layoutInCell="1" allowOverlap="1" wp14:anchorId="40653A4C" wp14:editId="067A4D5B">
                <wp:simplePos x="0" y="0"/>
                <wp:positionH relativeFrom="page">
                  <wp:posOffset>6179820</wp:posOffset>
                </wp:positionH>
                <wp:positionV relativeFrom="paragraph">
                  <wp:posOffset>455930</wp:posOffset>
                </wp:positionV>
                <wp:extent cx="372110" cy="965200"/>
                <wp:effectExtent l="0" t="0" r="0" b="0"/>
                <wp:wrapNone/>
                <wp:docPr id="134691127" name="docshape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72110" cy="965200"/>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98065B" w14:textId="77777777" w:rsidR="00D25E69" w:rsidRDefault="00D25E69">
                            <w:pPr>
                              <w:pStyle w:val="BodyText"/>
                              <w:rPr>
                                <w:color w:val="000000"/>
                                <w:sz w:val="34"/>
                              </w:rPr>
                            </w:pPr>
                          </w:p>
                          <w:p w14:paraId="0038AB34" w14:textId="77777777" w:rsidR="00D25E69" w:rsidRDefault="004E78E4">
                            <w:pPr>
                              <w:spacing w:before="261"/>
                              <w:ind w:left="236"/>
                              <w:rPr>
                                <w:b/>
                                <w:color w:val="000000"/>
                                <w:sz w:val="30"/>
                              </w:rPr>
                            </w:pPr>
                            <w:r>
                              <w:rPr>
                                <w:b/>
                                <w:color w:val="FFFFFF"/>
                                <w:w w:val="105"/>
                                <w:sz w:val="30"/>
                              </w:rPr>
                              <w:t>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653A4C" id="docshape40" o:spid="_x0000_s1031" type="#_x0000_t202" style="position:absolute;left:0;text-align:left;margin-left:486.6pt;margin-top:35.9pt;width:29.3pt;height:76pt;z-index:15733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" fillcolor="gray" stroked="f">
                <v:path arrowok="t"/>
                <v:textbox inset="0,0,0,0">
                  <w:txbxContent>
                    <w:p w14:paraId="4198065B" w14:textId="77777777" w:rsidR="00D25E69" w:rsidRDefault="00D25E69">
                      <w:pPr>
                        <w:pStyle w:val="BodyText"/>
                        <w:rPr>
                          <w:color w:val="000000"/>
                          <w:sz w:val="34"/>
                        </w:rPr>
                      </w:pPr>
                    </w:p>
                    <w:p w14:paraId="0038AB34" w14:textId="77777777" w:rsidR="00D25E69" w:rsidRDefault="004E78E4">
                      <w:pPr>
                        <w:spacing w:before="261"/>
                        <w:ind w:left="236"/>
                        <w:rPr>
                          <w:b/>
                          <w:color w:val="000000"/>
                          <w:sz w:val="30"/>
                        </w:rPr>
                      </w:pPr>
                      <w:r>
                        <w:rPr>
                          <w:b/>
                          <w:color w:val="FFFFFF"/>
                          <w:w w:val="105"/>
                          <w:sz w:val="30"/>
                        </w:rPr>
                        <w:t>6</w:t>
                      </w:r>
                    </w:p>
                  </w:txbxContent>
                </v:textbox>
                <w10:wrap anchorx="page"/>
              </v:shape>
            </w:pict>
          </mc:Fallback>
        </mc:AlternateContent>
      </w:r>
      <w:r>
        <w:rPr>
          <w:color w:val="010101"/>
        </w:rPr>
        <w:t>However, several challenges must be overcome before we can realize these goals. At the present</w:t>
      </w:r>
      <w:r>
        <w:rPr>
          <w:color w:val="010101"/>
          <w:spacing w:val="30"/>
        </w:rPr>
        <w:t xml:space="preserve"> </w:t>
      </w:r>
      <w:r>
        <w:rPr>
          <w:color w:val="010101"/>
        </w:rPr>
        <w:t>time,</w:t>
      </w:r>
      <w:r>
        <w:rPr>
          <w:color w:val="010101"/>
          <w:spacing w:val="26"/>
        </w:rPr>
        <w:t xml:space="preserve"> </w:t>
      </w:r>
      <w:r>
        <w:rPr>
          <w:color w:val="010101"/>
        </w:rPr>
        <w:t>there</w:t>
      </w:r>
      <w:r>
        <w:rPr>
          <w:color w:val="010101"/>
          <w:spacing w:val="20"/>
        </w:rPr>
        <w:t xml:space="preserve"> </w:t>
      </w:r>
      <w:r>
        <w:rPr>
          <w:color w:val="010101"/>
        </w:rPr>
        <w:t xml:space="preserve">is </w:t>
      </w:r>
      <w:ins w:id="66" w:author="Heck, A.J.R. (Albert)" w:date="2023-04-21T09:09:00Z">
        <w:r w:rsidR="001650FD">
          <w:rPr>
            <w:color w:val="010101"/>
          </w:rPr>
          <w:t xml:space="preserve">at the protein level </w:t>
        </w:r>
      </w:ins>
      <w:r>
        <w:rPr>
          <w:color w:val="010101"/>
        </w:rPr>
        <w:t>simply</w:t>
      </w:r>
      <w:r>
        <w:rPr>
          <w:color w:val="010101"/>
          <w:spacing w:val="32"/>
        </w:rPr>
        <w:t xml:space="preserve"> </w:t>
      </w:r>
      <w:r>
        <w:rPr>
          <w:color w:val="010101"/>
        </w:rPr>
        <w:t>not enough</w:t>
      </w:r>
      <w:r>
        <w:rPr>
          <w:color w:val="010101"/>
          <w:spacing w:val="25"/>
        </w:rPr>
        <w:t xml:space="preserve"> </w:t>
      </w:r>
      <w:del w:id="67" w:author="Heck, A.J.R. (Albert)" w:date="2023-04-21T09:08:00Z">
        <w:r w:rsidDel="001650FD">
          <w:rPr>
            <w:color w:val="010101"/>
          </w:rPr>
          <w:delText>proteomic</w:delText>
        </w:r>
        <w:r w:rsidDel="001650FD">
          <w:rPr>
            <w:color w:val="010101"/>
            <w:spacing w:val="30"/>
          </w:rPr>
          <w:delText xml:space="preserve"> </w:delText>
        </w:r>
      </w:del>
      <w:r>
        <w:rPr>
          <w:color w:val="010101"/>
        </w:rPr>
        <w:t>antibody</w:t>
      </w:r>
      <w:r>
        <w:rPr>
          <w:color w:val="010101"/>
          <w:spacing w:val="30"/>
        </w:rPr>
        <w:t xml:space="preserve"> </w:t>
      </w:r>
      <w:r>
        <w:rPr>
          <w:color w:val="010101"/>
        </w:rPr>
        <w:t>repertoire</w:t>
      </w:r>
      <w:r>
        <w:rPr>
          <w:color w:val="010101"/>
          <w:spacing w:val="29"/>
        </w:rPr>
        <w:t xml:space="preserve"> </w:t>
      </w:r>
      <w:r>
        <w:rPr>
          <w:color w:val="010101"/>
        </w:rPr>
        <w:t>data to draw generalizable conclusions about antibody repertoire dynamics.</w:t>
      </w:r>
      <w:r>
        <w:rPr>
          <w:color w:val="010101"/>
          <w:spacing w:val="40"/>
        </w:rPr>
        <w:t xml:space="preserve"> </w:t>
      </w:r>
      <w:r>
        <w:rPr>
          <w:color w:val="010101"/>
        </w:rPr>
        <w:t>While we clearly observe drastic changes in the clonal abundance profiles in</w:t>
      </w:r>
      <w:r>
        <w:rPr>
          <w:color w:val="010101"/>
          <w:spacing w:val="-3"/>
        </w:rPr>
        <w:t xml:space="preserve"> </w:t>
      </w:r>
      <w:r>
        <w:rPr>
          <w:color w:val="010101"/>
        </w:rPr>
        <w:t>response to dis- ease</w:t>
      </w:r>
      <w:r>
        <w:rPr>
          <w:color w:val="010101"/>
          <w:spacing w:val="28"/>
        </w:rPr>
        <w:t xml:space="preserve"> </w:t>
      </w:r>
      <w:r>
        <w:rPr>
          <w:color w:val="010101"/>
        </w:rPr>
        <w:t>and vaccination,</w:t>
      </w:r>
      <w:r>
        <w:rPr>
          <w:color w:val="010101"/>
          <w:spacing w:val="40"/>
        </w:rPr>
        <w:t xml:space="preserve"> </w:t>
      </w:r>
      <w:r>
        <w:rPr>
          <w:color w:val="010101"/>
        </w:rPr>
        <w:t>the significance</w:t>
      </w:r>
      <w:r>
        <w:rPr>
          <w:color w:val="010101"/>
          <w:spacing w:val="40"/>
        </w:rPr>
        <w:t xml:space="preserve"> </w:t>
      </w:r>
      <w:r>
        <w:rPr>
          <w:color w:val="010101"/>
        </w:rPr>
        <w:t>of these clones</w:t>
      </w:r>
      <w:r>
        <w:rPr>
          <w:color w:val="010101"/>
          <w:spacing w:val="33"/>
        </w:rPr>
        <w:t xml:space="preserve"> </w:t>
      </w:r>
      <w:r>
        <w:rPr>
          <w:color w:val="010101"/>
        </w:rPr>
        <w:t xml:space="preserve">in relation to the antigen is not </w:t>
      </w:r>
      <w:del w:id="68" w:author="Heck, A.J.R. (Albert)" w:date="2023-04-21T09:09:00Z">
        <w:r w:rsidDel="001650FD">
          <w:rPr>
            <w:color w:val="010101"/>
          </w:rPr>
          <w:delText xml:space="preserve">yet </w:delText>
        </w:r>
      </w:del>
      <w:ins w:id="69" w:author="Heck, A.J.R. (Albert)" w:date="2023-04-21T09:09:00Z">
        <w:r w:rsidR="001650FD">
          <w:rPr>
            <w:color w:val="010101"/>
          </w:rPr>
          <w:t xml:space="preserve">immediately </w:t>
        </w:r>
      </w:ins>
      <w:r>
        <w:rPr>
          <w:color w:val="010101"/>
        </w:rPr>
        <w:t>apparent.</w:t>
      </w:r>
      <w:r>
        <w:rPr>
          <w:color w:val="010101"/>
          <w:spacing w:val="80"/>
        </w:rPr>
        <w:t xml:space="preserve"> </w:t>
      </w:r>
      <w:r>
        <w:rPr>
          <w:color w:val="010101"/>
        </w:rPr>
        <w:t>The fact that these</w:t>
      </w:r>
      <w:r>
        <w:rPr>
          <w:color w:val="010101"/>
          <w:spacing w:val="25"/>
        </w:rPr>
        <w:t xml:space="preserve"> </w:t>
      </w:r>
      <w:r>
        <w:rPr>
          <w:color w:val="010101"/>
        </w:rPr>
        <w:t>repertoires</w:t>
      </w:r>
      <w:r>
        <w:rPr>
          <w:color w:val="010101"/>
          <w:spacing w:val="36"/>
        </w:rPr>
        <w:t xml:space="preserve"> </w:t>
      </w:r>
      <w:r>
        <w:rPr>
          <w:color w:val="010101"/>
        </w:rPr>
        <w:t>are unique to each donor means we cannot</w:t>
      </w:r>
      <w:r>
        <w:rPr>
          <w:color w:val="010101"/>
          <w:spacing w:val="40"/>
        </w:rPr>
        <w:t xml:space="preserve"> </w:t>
      </w:r>
      <w:r>
        <w:rPr>
          <w:color w:val="010101"/>
        </w:rPr>
        <w:t>simply</w:t>
      </w:r>
      <w:r>
        <w:rPr>
          <w:color w:val="010101"/>
          <w:spacing w:val="39"/>
        </w:rPr>
        <w:t xml:space="preserve"> </w:t>
      </w:r>
      <w:r>
        <w:rPr>
          <w:color w:val="010101"/>
        </w:rPr>
        <w:t>compare</w:t>
      </w:r>
      <w:r>
        <w:rPr>
          <w:color w:val="010101"/>
          <w:spacing w:val="31"/>
        </w:rPr>
        <w:t xml:space="preserve"> </w:t>
      </w:r>
      <w:r>
        <w:rPr>
          <w:color w:val="010101"/>
        </w:rPr>
        <w:t>the</w:t>
      </w:r>
      <w:r>
        <w:rPr>
          <w:color w:val="010101"/>
          <w:spacing w:val="27"/>
        </w:rPr>
        <w:t xml:space="preserve"> </w:t>
      </w:r>
      <w:r>
        <w:rPr>
          <w:color w:val="010101"/>
        </w:rPr>
        <w:t>clonal</w:t>
      </w:r>
      <w:r>
        <w:rPr>
          <w:color w:val="010101"/>
          <w:spacing w:val="33"/>
        </w:rPr>
        <w:t xml:space="preserve"> </w:t>
      </w:r>
      <w:r>
        <w:rPr>
          <w:color w:val="010101"/>
        </w:rPr>
        <w:t>repertoires</w:t>
      </w:r>
      <w:r>
        <w:rPr>
          <w:color w:val="010101"/>
          <w:spacing w:val="40"/>
        </w:rPr>
        <w:t xml:space="preserve"> </w:t>
      </w:r>
      <w:r>
        <w:rPr>
          <w:color w:val="010101"/>
        </w:rPr>
        <w:t>of donors</w:t>
      </w:r>
      <w:r>
        <w:rPr>
          <w:color w:val="010101"/>
          <w:spacing w:val="29"/>
        </w:rPr>
        <w:t xml:space="preserve"> </w:t>
      </w:r>
      <w:r>
        <w:rPr>
          <w:color w:val="010101"/>
        </w:rPr>
        <w:t>to</w:t>
      </w:r>
      <w:r>
        <w:rPr>
          <w:color w:val="010101"/>
          <w:spacing w:val="30"/>
        </w:rPr>
        <w:t xml:space="preserve"> </w:t>
      </w:r>
      <w:r>
        <w:rPr>
          <w:color w:val="010101"/>
        </w:rPr>
        <w:t>screen</w:t>
      </w:r>
      <w:r>
        <w:rPr>
          <w:color w:val="010101"/>
          <w:spacing w:val="33"/>
        </w:rPr>
        <w:t xml:space="preserve"> </w:t>
      </w:r>
      <w:r>
        <w:rPr>
          <w:color w:val="010101"/>
        </w:rPr>
        <w:t>for</w:t>
      </w:r>
      <w:r>
        <w:rPr>
          <w:color w:val="010101"/>
          <w:spacing w:val="32"/>
        </w:rPr>
        <w:t xml:space="preserve"> </w:t>
      </w:r>
      <w:proofErr w:type="spellStart"/>
      <w:r>
        <w:rPr>
          <w:color w:val="010101"/>
        </w:rPr>
        <w:t>antibod</w:t>
      </w:r>
      <w:proofErr w:type="spellEnd"/>
      <w:r>
        <w:rPr>
          <w:color w:val="010101"/>
        </w:rPr>
        <w:t xml:space="preserve">- </w:t>
      </w:r>
      <w:proofErr w:type="spellStart"/>
      <w:r>
        <w:rPr>
          <w:color w:val="010101"/>
        </w:rPr>
        <w:t>ies</w:t>
      </w:r>
      <w:proofErr w:type="spellEnd"/>
      <w:r>
        <w:rPr>
          <w:color w:val="010101"/>
        </w:rPr>
        <w:t xml:space="preserve"> of</w:t>
      </w:r>
      <w:r>
        <w:rPr>
          <w:color w:val="010101"/>
          <w:spacing w:val="-1"/>
        </w:rPr>
        <w:t xml:space="preserve"> </w:t>
      </w:r>
      <w:r>
        <w:rPr>
          <w:color w:val="010101"/>
        </w:rPr>
        <w:t>interest, which, combined with the</w:t>
      </w:r>
      <w:r>
        <w:rPr>
          <w:color w:val="010101"/>
          <w:spacing w:val="-1"/>
        </w:rPr>
        <w:t xml:space="preserve"> </w:t>
      </w:r>
      <w:r>
        <w:rPr>
          <w:color w:val="010101"/>
        </w:rPr>
        <w:t>complex and heterogenous nature of these responses,</w:t>
      </w:r>
      <w:r>
        <w:rPr>
          <w:color w:val="010101"/>
          <w:spacing w:val="28"/>
        </w:rPr>
        <w:t xml:space="preserve"> </w:t>
      </w:r>
      <w:r>
        <w:rPr>
          <w:color w:val="010101"/>
        </w:rPr>
        <w:t>makes finding patterns extremely</w:t>
      </w:r>
      <w:r>
        <w:rPr>
          <w:color w:val="010101"/>
          <w:spacing w:val="34"/>
        </w:rPr>
        <w:t xml:space="preserve"> </w:t>
      </w:r>
      <w:r>
        <w:rPr>
          <w:color w:val="010101"/>
        </w:rPr>
        <w:t>challenging.</w:t>
      </w:r>
      <w:r>
        <w:rPr>
          <w:color w:val="010101"/>
          <w:spacing w:val="40"/>
        </w:rPr>
        <w:t xml:space="preserve"> </w:t>
      </w:r>
      <w:r>
        <w:rPr>
          <w:color w:val="010101"/>
        </w:rPr>
        <w:t xml:space="preserve">Larger cohorts will need to be studied, and the obtained longitudinal antibody repertoires should be </w:t>
      </w:r>
      <w:proofErr w:type="spellStart"/>
      <w:r>
        <w:rPr>
          <w:color w:val="010101"/>
        </w:rPr>
        <w:t>corre</w:t>
      </w:r>
      <w:proofErr w:type="spellEnd"/>
      <w:r>
        <w:rPr>
          <w:color w:val="010101"/>
        </w:rPr>
        <w:t xml:space="preserve">- </w:t>
      </w:r>
      <w:proofErr w:type="spellStart"/>
      <w:r>
        <w:rPr>
          <w:color w:val="010101"/>
        </w:rPr>
        <w:t>lated</w:t>
      </w:r>
      <w:proofErr w:type="spellEnd"/>
      <w:r>
        <w:rPr>
          <w:color w:val="010101"/>
          <w:spacing w:val="29"/>
        </w:rPr>
        <w:t xml:space="preserve"> </w:t>
      </w:r>
      <w:r>
        <w:rPr>
          <w:color w:val="010101"/>
        </w:rPr>
        <w:t>to established</w:t>
      </w:r>
      <w:r>
        <w:rPr>
          <w:color w:val="010101"/>
          <w:spacing w:val="35"/>
        </w:rPr>
        <w:t xml:space="preserve"> </w:t>
      </w:r>
      <w:r>
        <w:rPr>
          <w:color w:val="010101"/>
        </w:rPr>
        <w:t>techniques.</w:t>
      </w:r>
      <w:r>
        <w:rPr>
          <w:color w:val="010101"/>
          <w:spacing w:val="80"/>
        </w:rPr>
        <w:t xml:space="preserve"> </w:t>
      </w:r>
      <w:r>
        <w:rPr>
          <w:color w:val="010101"/>
        </w:rPr>
        <w:t>Existing</w:t>
      </w:r>
      <w:r>
        <w:rPr>
          <w:color w:val="010101"/>
          <w:spacing w:val="30"/>
        </w:rPr>
        <w:t xml:space="preserve"> </w:t>
      </w:r>
      <w:r>
        <w:rPr>
          <w:color w:val="010101"/>
        </w:rPr>
        <w:t>techniques</w:t>
      </w:r>
      <w:r>
        <w:rPr>
          <w:color w:val="010101"/>
          <w:spacing w:val="40"/>
        </w:rPr>
        <w:t xml:space="preserve"> </w:t>
      </w:r>
      <w:r>
        <w:rPr>
          <w:color w:val="010101"/>
        </w:rPr>
        <w:t>like</w:t>
      </w:r>
      <w:r>
        <w:rPr>
          <w:color w:val="010101"/>
          <w:spacing w:val="23"/>
        </w:rPr>
        <w:t xml:space="preserve"> </w:t>
      </w:r>
      <w:r>
        <w:rPr>
          <w:color w:val="010101"/>
        </w:rPr>
        <w:t>ELISA,</w:t>
      </w:r>
      <w:r>
        <w:rPr>
          <w:color w:val="010101"/>
          <w:spacing w:val="29"/>
        </w:rPr>
        <w:t xml:space="preserve"> </w:t>
      </w:r>
      <w:r>
        <w:rPr>
          <w:color w:val="010101"/>
        </w:rPr>
        <w:t>BCR</w:t>
      </w:r>
      <w:r>
        <w:rPr>
          <w:color w:val="010101"/>
          <w:spacing w:val="30"/>
        </w:rPr>
        <w:t xml:space="preserve"> </w:t>
      </w:r>
      <w:r>
        <w:rPr>
          <w:color w:val="010101"/>
        </w:rPr>
        <w:t>sequencing</w:t>
      </w:r>
    </w:p>
    <w:p w14:paraId="427D689F" w14:textId="77777777" w:rsidR="00D25E69" w:rsidRDefault="00D25E69">
      <w:pPr>
        <w:spacing w:line="424" w:lineRule="auto"/>
        <w:jc w:val="both"/>
        <w:sectPr w:rsidR="00D25E69">
          <w:pgSz w:w="10320" w:h="14580"/>
          <w:pgMar w:top="1140" w:right="0" w:bottom="900" w:left="0" w:header="816" w:footer="705" w:gutter="0"/>
          <w:cols w:space="720"/>
        </w:sectPr>
      </w:pPr>
    </w:p>
    <w:p w14:paraId="602368B6" w14:textId="77777777" w:rsidR="00D25E69" w:rsidRDefault="00D25E69">
      <w:pPr>
        <w:pStyle w:val="BodyText"/>
        <w:spacing w:before="8"/>
        <w:rPr>
          <w:sz w:val="23"/>
        </w:rPr>
      </w:pPr>
    </w:p>
    <w:p w14:paraId="4974FCDC" w14:textId="61762AC1" w:rsidR="00D25E69" w:rsidRDefault="004E78E4">
      <w:pPr>
        <w:pStyle w:val="BodyText"/>
        <w:spacing w:before="94" w:line="424" w:lineRule="auto"/>
        <w:ind w:left="1215" w:right="1189" w:firstLine="2"/>
        <w:jc w:val="both"/>
      </w:pPr>
      <w:r>
        <w:rPr>
          <w:color w:val="010101"/>
        </w:rPr>
        <w:t>and neutralization</w:t>
      </w:r>
      <w:r>
        <w:rPr>
          <w:color w:val="010101"/>
          <w:spacing w:val="-5"/>
        </w:rPr>
        <w:t xml:space="preserve"> </w:t>
      </w:r>
      <w:r>
        <w:rPr>
          <w:color w:val="010101"/>
        </w:rPr>
        <w:t>assays will</w:t>
      </w:r>
      <w:r>
        <w:rPr>
          <w:color w:val="010101"/>
          <w:spacing w:val="-3"/>
        </w:rPr>
        <w:t xml:space="preserve"> </w:t>
      </w:r>
      <w:r>
        <w:rPr>
          <w:color w:val="010101"/>
        </w:rPr>
        <w:t>be</w:t>
      </w:r>
      <w:r>
        <w:rPr>
          <w:color w:val="010101"/>
          <w:spacing w:val="-6"/>
        </w:rPr>
        <w:t xml:space="preserve"> </w:t>
      </w:r>
      <w:r>
        <w:rPr>
          <w:color w:val="010101"/>
        </w:rPr>
        <w:t>well</w:t>
      </w:r>
      <w:r>
        <w:rPr>
          <w:color w:val="010101"/>
          <w:spacing w:val="-2"/>
        </w:rPr>
        <w:t xml:space="preserve"> </w:t>
      </w:r>
      <w:r>
        <w:rPr>
          <w:color w:val="010101"/>
        </w:rPr>
        <w:t>complement</w:t>
      </w:r>
      <w:r>
        <w:rPr>
          <w:color w:val="010101"/>
        </w:rPr>
        <w:t>ed</w:t>
      </w:r>
      <w:r>
        <w:rPr>
          <w:color w:val="010101"/>
          <w:spacing w:val="28"/>
        </w:rPr>
        <w:t xml:space="preserve"> </w:t>
      </w:r>
      <w:r>
        <w:rPr>
          <w:color w:val="010101"/>
        </w:rPr>
        <w:t>by the</w:t>
      </w:r>
      <w:r>
        <w:rPr>
          <w:color w:val="010101"/>
          <w:spacing w:val="-1"/>
        </w:rPr>
        <w:t xml:space="preserve"> </w:t>
      </w:r>
      <w:r>
        <w:rPr>
          <w:color w:val="010101"/>
        </w:rPr>
        <w:t xml:space="preserve">detailed characterization of the </w:t>
      </w:r>
      <w:del w:id="70" w:author="Heck, A.J.R. (Albert)" w:date="2023-04-21T09:09:00Z">
        <w:r w:rsidDel="001650FD">
          <w:rPr>
            <w:color w:val="010101"/>
          </w:rPr>
          <w:delText xml:space="preserve">proteomic </w:delText>
        </w:r>
      </w:del>
      <w:r>
        <w:rPr>
          <w:color w:val="010101"/>
        </w:rPr>
        <w:t>antibody repertoire.</w:t>
      </w:r>
      <w:r>
        <w:rPr>
          <w:color w:val="010101"/>
          <w:spacing w:val="40"/>
        </w:rPr>
        <w:t xml:space="preserve"> </w:t>
      </w:r>
      <w:r>
        <w:rPr>
          <w:color w:val="010101"/>
        </w:rPr>
        <w:t>B</w:t>
      </w:r>
      <w:r>
        <w:rPr>
          <w:color w:val="010101"/>
          <w:spacing w:val="-3"/>
        </w:rPr>
        <w:t xml:space="preserve"> </w:t>
      </w:r>
      <w:r>
        <w:rPr>
          <w:color w:val="010101"/>
        </w:rPr>
        <w:t>cell receptor sequencing data could be</w:t>
      </w:r>
      <w:r>
        <w:rPr>
          <w:color w:val="010101"/>
          <w:spacing w:val="-4"/>
        </w:rPr>
        <w:t xml:space="preserve"> </w:t>
      </w:r>
      <w:r>
        <w:rPr>
          <w:color w:val="010101"/>
        </w:rPr>
        <w:t>used to determine the genetic and cellular origin of circulating clones, shedding light on whether novel clones are</w:t>
      </w:r>
      <w:r>
        <w:rPr>
          <w:color w:val="010101"/>
          <w:spacing w:val="-6"/>
        </w:rPr>
        <w:t xml:space="preserve"> </w:t>
      </w:r>
      <w:r>
        <w:rPr>
          <w:color w:val="010101"/>
        </w:rPr>
        <w:t>the</w:t>
      </w:r>
      <w:r>
        <w:rPr>
          <w:color w:val="010101"/>
          <w:spacing w:val="-2"/>
        </w:rPr>
        <w:t xml:space="preserve"> </w:t>
      </w:r>
      <w:r>
        <w:rPr>
          <w:color w:val="010101"/>
        </w:rPr>
        <w:t>result of</w:t>
      </w:r>
      <w:r>
        <w:rPr>
          <w:color w:val="010101"/>
          <w:spacing w:val="-4"/>
        </w:rPr>
        <w:t xml:space="preserve"> </w:t>
      </w:r>
      <w:r>
        <w:rPr>
          <w:color w:val="010101"/>
        </w:rPr>
        <w:t>somatic hypermutation or if</w:t>
      </w:r>
      <w:r>
        <w:rPr>
          <w:color w:val="010101"/>
          <w:spacing w:val="-7"/>
        </w:rPr>
        <w:t xml:space="preserve"> </w:t>
      </w:r>
      <w:r>
        <w:rPr>
          <w:color w:val="010101"/>
        </w:rPr>
        <w:t>they are</w:t>
      </w:r>
      <w:r>
        <w:rPr>
          <w:color w:val="010101"/>
          <w:spacing w:val="-6"/>
        </w:rPr>
        <w:t xml:space="preserve"> </w:t>
      </w:r>
      <w:r>
        <w:rPr>
          <w:color w:val="010101"/>
        </w:rPr>
        <w:t>the</w:t>
      </w:r>
      <w:r>
        <w:rPr>
          <w:color w:val="010101"/>
          <w:spacing w:val="-2"/>
        </w:rPr>
        <w:t xml:space="preserve"> </w:t>
      </w:r>
      <w:r>
        <w:rPr>
          <w:color w:val="010101"/>
        </w:rPr>
        <w:t>result of a completely new recombination of variable, diversity and joining (VDJ) gene re­ combination.</w:t>
      </w:r>
      <w:r>
        <w:rPr>
          <w:color w:val="010101"/>
          <w:spacing w:val="40"/>
        </w:rPr>
        <w:t xml:space="preserve"> </w:t>
      </w:r>
      <w:r>
        <w:rPr>
          <w:color w:val="010101"/>
        </w:rPr>
        <w:t>Neutralization and binding assays could be used to determine exactly when an effective response emerges which c</w:t>
      </w:r>
      <w:r>
        <w:rPr>
          <w:color w:val="010101"/>
        </w:rPr>
        <w:t>an then be related to changes in the clonal profile.</w:t>
      </w:r>
      <w:r>
        <w:rPr>
          <w:color w:val="010101"/>
          <w:spacing w:val="40"/>
        </w:rPr>
        <w:t xml:space="preserve"> </w:t>
      </w:r>
      <w:r>
        <w:rPr>
          <w:color w:val="010101"/>
        </w:rPr>
        <w:t>Such information on (individual) Fabs and the B-cells which produce them could be useful in studying the personalized nature of immune responses.</w:t>
      </w:r>
      <w:r>
        <w:rPr>
          <w:color w:val="010101"/>
          <w:spacing w:val="40"/>
        </w:rPr>
        <w:t xml:space="preserve"> </w:t>
      </w:r>
      <w:r>
        <w:rPr>
          <w:color w:val="010101"/>
        </w:rPr>
        <w:t>As we</w:t>
      </w:r>
      <w:r>
        <w:rPr>
          <w:color w:val="010101"/>
          <w:spacing w:val="-6"/>
        </w:rPr>
        <w:t xml:space="preserve"> </w:t>
      </w:r>
      <w:r>
        <w:rPr>
          <w:color w:val="010101"/>
        </w:rPr>
        <w:t>increasingly</w:t>
      </w:r>
      <w:r>
        <w:rPr>
          <w:color w:val="010101"/>
          <w:spacing w:val="31"/>
        </w:rPr>
        <w:t xml:space="preserve"> </w:t>
      </w:r>
      <w:r>
        <w:rPr>
          <w:color w:val="010101"/>
        </w:rPr>
        <w:t>correlate other assays to LC-MS Fab pr</w:t>
      </w:r>
      <w:r>
        <w:rPr>
          <w:color w:val="010101"/>
        </w:rPr>
        <w:t>ofiling data, we may also be able to distill a set of features common to effective neutralizing antibodies.</w:t>
      </w:r>
    </w:p>
    <w:p w14:paraId="28156F98" w14:textId="77777777" w:rsidR="00D25E69" w:rsidRDefault="00D25E69">
      <w:pPr>
        <w:pStyle w:val="BodyText"/>
        <w:rPr>
          <w:sz w:val="22"/>
        </w:rPr>
      </w:pPr>
    </w:p>
    <w:p w14:paraId="5966F4BB" w14:textId="77777777" w:rsidR="00D25E69" w:rsidRDefault="00D25E69">
      <w:pPr>
        <w:pStyle w:val="BodyText"/>
        <w:rPr>
          <w:sz w:val="22"/>
        </w:rPr>
      </w:pPr>
    </w:p>
    <w:p w14:paraId="5DC793F5" w14:textId="77777777" w:rsidR="00D25E69" w:rsidRDefault="004E78E4">
      <w:pPr>
        <w:spacing w:before="184"/>
        <w:ind w:left="1216"/>
        <w:jc w:val="both"/>
        <w:rPr>
          <w:b/>
          <w:sz w:val="20"/>
        </w:rPr>
      </w:pPr>
      <w:r>
        <w:rPr>
          <w:b/>
          <w:color w:val="010101"/>
          <w:w w:val="105"/>
          <w:sz w:val="20"/>
        </w:rPr>
        <w:t>Dealing</w:t>
      </w:r>
      <w:r>
        <w:rPr>
          <w:b/>
          <w:color w:val="010101"/>
          <w:spacing w:val="12"/>
          <w:w w:val="105"/>
          <w:sz w:val="20"/>
        </w:rPr>
        <w:t xml:space="preserve"> </w:t>
      </w:r>
      <w:r>
        <w:rPr>
          <w:b/>
          <w:color w:val="010101"/>
          <w:w w:val="105"/>
          <w:sz w:val="20"/>
        </w:rPr>
        <w:t>with</w:t>
      </w:r>
      <w:r>
        <w:rPr>
          <w:b/>
          <w:color w:val="010101"/>
          <w:spacing w:val="2"/>
          <w:w w:val="105"/>
          <w:sz w:val="20"/>
        </w:rPr>
        <w:t xml:space="preserve"> </w:t>
      </w:r>
      <w:r>
        <w:rPr>
          <w:b/>
          <w:color w:val="010101"/>
          <w:w w:val="105"/>
          <w:sz w:val="20"/>
        </w:rPr>
        <w:t>low-abundant</w:t>
      </w:r>
      <w:r>
        <w:rPr>
          <w:b/>
          <w:color w:val="010101"/>
          <w:spacing w:val="10"/>
          <w:w w:val="105"/>
          <w:sz w:val="20"/>
        </w:rPr>
        <w:t xml:space="preserve"> </w:t>
      </w:r>
      <w:r>
        <w:rPr>
          <w:b/>
          <w:color w:val="010101"/>
          <w:spacing w:val="-2"/>
          <w:w w:val="105"/>
          <w:sz w:val="20"/>
        </w:rPr>
        <w:t>clones</w:t>
      </w:r>
    </w:p>
    <w:p w14:paraId="4C83F8AB" w14:textId="77777777" w:rsidR="00D25E69" w:rsidRDefault="00D25E69">
      <w:pPr>
        <w:pStyle w:val="BodyText"/>
        <w:rPr>
          <w:b/>
          <w:sz w:val="22"/>
        </w:rPr>
      </w:pPr>
    </w:p>
    <w:p w14:paraId="7DE789B7" w14:textId="77777777" w:rsidR="00D25E69" w:rsidRDefault="00D25E69">
      <w:pPr>
        <w:pStyle w:val="BodyText"/>
        <w:spacing w:before="2"/>
        <w:rPr>
          <w:b/>
          <w:sz w:val="18"/>
        </w:rPr>
      </w:pPr>
    </w:p>
    <w:p w14:paraId="369B2A44" w14:textId="593C68CE" w:rsidR="00D25E69" w:rsidRDefault="00D67176">
      <w:pPr>
        <w:pStyle w:val="BodyText"/>
        <w:spacing w:line="424" w:lineRule="auto"/>
        <w:ind w:left="1216" w:right="1191" w:hanging="1"/>
        <w:jc w:val="both"/>
      </w:pPr>
      <w:r>
        <w:rPr>
          <w:noProof/>
        </w:rPr>
        <mc:AlternateContent>
          <mc:Choice Requires="wps">
            <w:drawing>
              <wp:anchor distT="0" distB="0" distL="114300" distR="114300" simplePos="0" relativeHeight="15734272" behindDoc="0" locked="0" layoutInCell="1" allowOverlap="1" wp14:anchorId="1CF64413" wp14:editId="2E9E403B">
                <wp:simplePos x="0" y="0"/>
                <wp:positionH relativeFrom="page">
                  <wp:posOffset>0</wp:posOffset>
                </wp:positionH>
                <wp:positionV relativeFrom="paragraph">
                  <wp:posOffset>1158875</wp:posOffset>
                </wp:positionV>
                <wp:extent cx="372110" cy="965200"/>
                <wp:effectExtent l="0" t="0" r="0" b="0"/>
                <wp:wrapNone/>
                <wp:docPr id="1368372857" name="docshape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72110" cy="965200"/>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323107" w14:textId="77777777" w:rsidR="00D25E69" w:rsidRDefault="00D25E69">
                            <w:pPr>
                              <w:pStyle w:val="BodyText"/>
                              <w:rPr>
                                <w:color w:val="000000"/>
                                <w:sz w:val="32"/>
                              </w:rPr>
                            </w:pPr>
                          </w:p>
                          <w:p w14:paraId="4D8F9145" w14:textId="77777777" w:rsidR="00D25E69" w:rsidRDefault="00D25E69">
                            <w:pPr>
                              <w:pStyle w:val="BodyText"/>
                              <w:spacing w:before="6"/>
                              <w:rPr>
                                <w:color w:val="000000"/>
                                <w:sz w:val="25"/>
                              </w:rPr>
                            </w:pPr>
                          </w:p>
                          <w:p w14:paraId="17C4EB27" w14:textId="77777777" w:rsidR="00D25E69" w:rsidRDefault="004E78E4">
                            <w:pPr>
                              <w:ind w:left="165"/>
                              <w:rPr>
                                <w:b/>
                                <w:color w:val="000000"/>
                                <w:sz w:val="29"/>
                              </w:rPr>
                            </w:pPr>
                            <w:r>
                              <w:rPr>
                                <w:b/>
                                <w:color w:val="FFFFFF"/>
                                <w:w w:val="105"/>
                                <w:sz w:val="29"/>
                              </w:rPr>
                              <w:t>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F64413" id="docshape41" o:spid="_x0000_s1032" type="#_x0000_t202" style="position:absolute;left:0;text-align:left;margin-left:0;margin-top:91.25pt;width:29.3pt;height:76pt;z-index:15734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" fillcolor="gray" stroked="f">
                <v:path arrowok="t"/>
                <v:textbox inset="0,0,0,0">
                  <w:txbxContent>
                    <w:p w14:paraId="11323107" w14:textId="77777777" w:rsidR="00D25E69" w:rsidRDefault="00D25E69">
                      <w:pPr>
                        <w:pStyle w:val="BodyText"/>
                        <w:rPr>
                          <w:color w:val="000000"/>
                          <w:sz w:val="32"/>
                        </w:rPr>
                      </w:pPr>
                    </w:p>
                    <w:p w14:paraId="4D8F9145" w14:textId="77777777" w:rsidR="00D25E69" w:rsidRDefault="00D25E69">
                      <w:pPr>
                        <w:pStyle w:val="BodyText"/>
                        <w:spacing w:before="6"/>
                        <w:rPr>
                          <w:color w:val="000000"/>
                          <w:sz w:val="25"/>
                        </w:rPr>
                      </w:pPr>
                    </w:p>
                    <w:p w14:paraId="17C4EB27" w14:textId="77777777" w:rsidR="00D25E69" w:rsidRDefault="004E78E4">
                      <w:pPr>
                        <w:ind w:left="165"/>
                        <w:rPr>
                          <w:b/>
                          <w:color w:val="000000"/>
                          <w:sz w:val="29"/>
                        </w:rPr>
                      </w:pPr>
                      <w:r>
                        <w:rPr>
                          <w:b/>
                          <w:color w:val="FFFFFF"/>
                          <w:w w:val="105"/>
                          <w:sz w:val="29"/>
                        </w:rPr>
                        <w:t>6</w:t>
                      </w:r>
                    </w:p>
                  </w:txbxContent>
                </v:textbox>
                <w10:wrap anchorx="page"/>
              </v:shape>
            </w:pict>
          </mc:Fallback>
        </mc:AlternateContent>
      </w:r>
      <w:r>
        <w:rPr>
          <w:color w:val="010101"/>
        </w:rPr>
        <w:t>A deep characterization of the proteomic antibody repertoire would also be highly desirable, as long lived, protective clones may not be among the most abundant fraction of the repertoire.</w:t>
      </w:r>
      <w:r>
        <w:rPr>
          <w:color w:val="010101"/>
          <w:spacing w:val="40"/>
        </w:rPr>
        <w:t xml:space="preserve"> </w:t>
      </w:r>
      <w:r>
        <w:rPr>
          <w:color w:val="010101"/>
        </w:rPr>
        <w:t>While the observed proteomic repertoires were simple, consisting of 50-500 clones and dominated by a few abundant clones, the dynamic range of these secreted antibodies was wide and there may still be low abundant clones at concentrations</w:t>
      </w:r>
      <w:r>
        <w:rPr>
          <w:color w:val="010101"/>
          <w:spacing w:val="-5"/>
        </w:rPr>
        <w:t xml:space="preserve"> </w:t>
      </w:r>
      <w:r>
        <w:rPr>
          <w:color w:val="010101"/>
        </w:rPr>
        <w:t>below the</w:t>
      </w:r>
      <w:r>
        <w:rPr>
          <w:color w:val="010101"/>
          <w:spacing w:val="-1"/>
        </w:rPr>
        <w:t xml:space="preserve"> </w:t>
      </w:r>
      <w:r>
        <w:rPr>
          <w:color w:val="010101"/>
        </w:rPr>
        <w:t>current limit of</w:t>
      </w:r>
      <w:r>
        <w:rPr>
          <w:color w:val="010101"/>
          <w:spacing w:val="-4"/>
        </w:rPr>
        <w:t xml:space="preserve"> </w:t>
      </w:r>
      <w:r>
        <w:rPr>
          <w:color w:val="010101"/>
        </w:rPr>
        <w:t>detection.</w:t>
      </w:r>
      <w:r>
        <w:rPr>
          <w:color w:val="010101"/>
          <w:spacing w:val="40"/>
        </w:rPr>
        <w:t xml:space="preserve"> </w:t>
      </w:r>
      <w:r>
        <w:rPr>
          <w:color w:val="010101"/>
        </w:rPr>
        <w:t>This</w:t>
      </w:r>
      <w:r>
        <w:rPr>
          <w:color w:val="010101"/>
          <w:spacing w:val="-3"/>
        </w:rPr>
        <w:t xml:space="preserve"> </w:t>
      </w:r>
      <w:r>
        <w:rPr>
          <w:color w:val="010101"/>
        </w:rPr>
        <w:t>is</w:t>
      </w:r>
      <w:r>
        <w:rPr>
          <w:color w:val="010101"/>
          <w:spacing w:val="-3"/>
        </w:rPr>
        <w:t xml:space="preserve"> </w:t>
      </w:r>
      <w:r>
        <w:rPr>
          <w:color w:val="010101"/>
        </w:rPr>
        <w:t>compounded by the</w:t>
      </w:r>
      <w:r>
        <w:rPr>
          <w:color w:val="010101"/>
          <w:spacing w:val="-15"/>
        </w:rPr>
        <w:t xml:space="preserve"> </w:t>
      </w:r>
      <w:r>
        <w:rPr>
          <w:color w:val="010101"/>
        </w:rPr>
        <w:t>fact</w:t>
      </w:r>
      <w:r>
        <w:rPr>
          <w:color w:val="010101"/>
          <w:spacing w:val="-13"/>
        </w:rPr>
        <w:t xml:space="preserve"> </w:t>
      </w:r>
      <w:r>
        <w:rPr>
          <w:color w:val="010101"/>
        </w:rPr>
        <w:t>that</w:t>
      </w:r>
      <w:r>
        <w:rPr>
          <w:color w:val="010101"/>
          <w:spacing w:val="-6"/>
        </w:rPr>
        <w:t xml:space="preserve"> </w:t>
      </w:r>
      <w:r>
        <w:rPr>
          <w:color w:val="010101"/>
        </w:rPr>
        <w:t>obtaining accurate</w:t>
      </w:r>
      <w:r>
        <w:rPr>
          <w:color w:val="010101"/>
          <w:spacing w:val="-4"/>
        </w:rPr>
        <w:t xml:space="preserve"> </w:t>
      </w:r>
      <w:r>
        <w:rPr>
          <w:color w:val="010101"/>
        </w:rPr>
        <w:t>uncharged, deisotoped masses</w:t>
      </w:r>
      <w:r>
        <w:rPr>
          <w:color w:val="010101"/>
          <w:spacing w:val="-8"/>
        </w:rPr>
        <w:t xml:space="preserve"> </w:t>
      </w:r>
      <w:r>
        <w:rPr>
          <w:color w:val="010101"/>
        </w:rPr>
        <w:t>for</w:t>
      </w:r>
      <w:r>
        <w:rPr>
          <w:color w:val="010101"/>
          <w:spacing w:val="-9"/>
        </w:rPr>
        <w:t xml:space="preserve"> </w:t>
      </w:r>
      <w:r>
        <w:rPr>
          <w:color w:val="010101"/>
        </w:rPr>
        <w:t>intact</w:t>
      </w:r>
      <w:r>
        <w:rPr>
          <w:color w:val="010101"/>
          <w:spacing w:val="-12"/>
        </w:rPr>
        <w:t xml:space="preserve"> </w:t>
      </w:r>
      <w:r>
        <w:rPr>
          <w:color w:val="010101"/>
        </w:rPr>
        <w:t>proteins</w:t>
      </w:r>
      <w:r>
        <w:rPr>
          <w:color w:val="010101"/>
          <w:spacing w:val="-4"/>
        </w:rPr>
        <w:t xml:space="preserve"> </w:t>
      </w:r>
      <w:r>
        <w:rPr>
          <w:color w:val="010101"/>
        </w:rPr>
        <w:t>(</w:t>
      </w:r>
      <w:proofErr w:type="gramStart"/>
      <w:r>
        <w:rPr>
          <w:color w:val="010101"/>
        </w:rPr>
        <w:t>i.e.</w:t>
      </w:r>
      <w:proofErr w:type="gramEnd"/>
      <w:r>
        <w:rPr>
          <w:color w:val="010101"/>
        </w:rPr>
        <w:t xml:space="preserve"> deconvolution)</w:t>
      </w:r>
      <w:r>
        <w:rPr>
          <w:color w:val="010101"/>
          <w:spacing w:val="-8"/>
        </w:rPr>
        <w:t xml:space="preserve"> </w:t>
      </w:r>
      <w:r>
        <w:rPr>
          <w:color w:val="010101"/>
        </w:rPr>
        <w:t>is</w:t>
      </w:r>
      <w:r>
        <w:rPr>
          <w:color w:val="010101"/>
          <w:spacing w:val="-14"/>
        </w:rPr>
        <w:t xml:space="preserve"> </w:t>
      </w:r>
      <w:r>
        <w:rPr>
          <w:color w:val="010101"/>
        </w:rPr>
        <w:t>an</w:t>
      </w:r>
      <w:r>
        <w:rPr>
          <w:color w:val="010101"/>
          <w:spacing w:val="-9"/>
        </w:rPr>
        <w:t xml:space="preserve"> </w:t>
      </w:r>
      <w:r>
        <w:rPr>
          <w:color w:val="010101"/>
        </w:rPr>
        <w:t>incredibly challenging task,</w:t>
      </w:r>
      <w:r>
        <w:rPr>
          <w:color w:val="010101"/>
          <w:spacing w:val="-5"/>
        </w:rPr>
        <w:t xml:space="preserve"> </w:t>
      </w:r>
      <w:r>
        <w:rPr>
          <w:color w:val="010101"/>
        </w:rPr>
        <w:t>particularly for</w:t>
      </w:r>
      <w:r>
        <w:rPr>
          <w:color w:val="010101"/>
          <w:spacing w:val="-13"/>
        </w:rPr>
        <w:t xml:space="preserve"> </w:t>
      </w:r>
      <w:r>
        <w:rPr>
          <w:color w:val="010101"/>
        </w:rPr>
        <w:t>low</w:t>
      </w:r>
      <w:r>
        <w:rPr>
          <w:color w:val="010101"/>
          <w:spacing w:val="-7"/>
        </w:rPr>
        <w:t xml:space="preserve"> </w:t>
      </w:r>
      <w:r>
        <w:rPr>
          <w:color w:val="010101"/>
        </w:rPr>
        <w:t>abundant species in</w:t>
      </w:r>
      <w:r>
        <w:rPr>
          <w:color w:val="010101"/>
          <w:spacing w:val="-1"/>
        </w:rPr>
        <w:t xml:space="preserve"> </w:t>
      </w:r>
      <w:r>
        <w:rPr>
          <w:color w:val="010101"/>
        </w:rPr>
        <w:t>complex samples.</w:t>
      </w:r>
      <w:r>
        <w:rPr>
          <w:color w:val="010101"/>
          <w:spacing w:val="40"/>
        </w:rPr>
        <w:t xml:space="preserve"> </w:t>
      </w:r>
      <w:r>
        <w:rPr>
          <w:color w:val="010101"/>
        </w:rPr>
        <w:t>As we</w:t>
      </w:r>
      <w:r>
        <w:rPr>
          <w:color w:val="010101"/>
          <w:spacing w:val="-3"/>
        </w:rPr>
        <w:t xml:space="preserve"> </w:t>
      </w:r>
      <w:r>
        <w:rPr>
          <w:color w:val="010101"/>
        </w:rPr>
        <w:t>identify clones by mass and retention time, inconsistent mass determination impedes our ability to perform longitudinal tracking of clones in question and can lead to an underestimation of clonal longevity and an inability to deconvolute</w:t>
      </w:r>
      <w:r>
        <w:rPr>
          <w:color w:val="010101"/>
          <w:spacing w:val="-12"/>
        </w:rPr>
        <w:t xml:space="preserve"> </w:t>
      </w:r>
      <w:r>
        <w:rPr>
          <w:color w:val="010101"/>
        </w:rPr>
        <w:t>the</w:t>
      </w:r>
      <w:r>
        <w:rPr>
          <w:color w:val="010101"/>
          <w:spacing w:val="-15"/>
        </w:rPr>
        <w:t xml:space="preserve"> </w:t>
      </w:r>
      <w:r>
        <w:rPr>
          <w:color w:val="010101"/>
        </w:rPr>
        <w:t>LC-MS</w:t>
      </w:r>
      <w:r>
        <w:rPr>
          <w:color w:val="010101"/>
          <w:spacing w:val="-2"/>
        </w:rPr>
        <w:t xml:space="preserve"> </w:t>
      </w:r>
      <w:r>
        <w:rPr>
          <w:color w:val="010101"/>
        </w:rPr>
        <w:t>signal</w:t>
      </w:r>
      <w:r>
        <w:rPr>
          <w:color w:val="010101"/>
          <w:spacing w:val="-11"/>
        </w:rPr>
        <w:t xml:space="preserve"> </w:t>
      </w:r>
      <w:r>
        <w:rPr>
          <w:color w:val="010101"/>
        </w:rPr>
        <w:t>of</w:t>
      </w:r>
      <w:r>
        <w:rPr>
          <w:color w:val="010101"/>
          <w:spacing w:val="-15"/>
        </w:rPr>
        <w:t xml:space="preserve"> </w:t>
      </w:r>
      <w:r>
        <w:rPr>
          <w:color w:val="010101"/>
        </w:rPr>
        <w:t>a</w:t>
      </w:r>
      <w:r>
        <w:rPr>
          <w:color w:val="010101"/>
          <w:spacing w:val="-13"/>
        </w:rPr>
        <w:t xml:space="preserve"> </w:t>
      </w:r>
      <w:r>
        <w:rPr>
          <w:color w:val="010101"/>
        </w:rPr>
        <w:t>clone</w:t>
      </w:r>
      <w:r>
        <w:rPr>
          <w:color w:val="010101"/>
          <w:spacing w:val="-15"/>
        </w:rPr>
        <w:t xml:space="preserve"> </w:t>
      </w:r>
      <w:r>
        <w:rPr>
          <w:color w:val="010101"/>
        </w:rPr>
        <w:t>to</w:t>
      </w:r>
      <w:r>
        <w:rPr>
          <w:color w:val="010101"/>
          <w:spacing w:val="-10"/>
        </w:rPr>
        <w:t xml:space="preserve"> </w:t>
      </w:r>
      <w:r>
        <w:rPr>
          <w:color w:val="010101"/>
        </w:rPr>
        <w:t>an</w:t>
      </w:r>
      <w:r>
        <w:rPr>
          <w:color w:val="010101"/>
          <w:spacing w:val="-14"/>
        </w:rPr>
        <w:t xml:space="preserve"> </w:t>
      </w:r>
      <w:r>
        <w:rPr>
          <w:color w:val="1A1A1A"/>
        </w:rPr>
        <w:t>"antibody-like"</w:t>
      </w:r>
      <w:r>
        <w:rPr>
          <w:color w:val="1A1A1A"/>
          <w:spacing w:val="-15"/>
        </w:rPr>
        <w:t xml:space="preserve"> </w:t>
      </w:r>
      <w:ins w:id="71" w:author="Heck, A.J.R. (Albert)" w:date="2023-04-21T09:10:00Z">
        <w:r w:rsidR="00A46120">
          <w:rPr>
            <w:color w:val="1A1A1A"/>
            <w:spacing w:val="-15"/>
          </w:rPr>
          <w:t xml:space="preserve">Fab </w:t>
        </w:r>
      </w:ins>
      <w:r>
        <w:rPr>
          <w:color w:val="010101"/>
        </w:rPr>
        <w:t>mass</w:t>
      </w:r>
      <w:r>
        <w:rPr>
          <w:color w:val="010101"/>
          <w:spacing w:val="-9"/>
        </w:rPr>
        <w:t xml:space="preserve"> </w:t>
      </w:r>
      <w:r>
        <w:rPr>
          <w:color w:val="010101"/>
        </w:rPr>
        <w:t>(i.e.,</w:t>
      </w:r>
      <w:r>
        <w:rPr>
          <w:color w:val="010101"/>
          <w:spacing w:val="-3"/>
        </w:rPr>
        <w:t xml:space="preserve"> </w:t>
      </w:r>
      <w:r>
        <w:rPr>
          <w:color w:val="010101"/>
        </w:rPr>
        <w:t>a</w:t>
      </w:r>
      <w:r>
        <w:rPr>
          <w:color w:val="010101"/>
          <w:spacing w:val="-14"/>
        </w:rPr>
        <w:t xml:space="preserve"> </w:t>
      </w:r>
      <w:r>
        <w:rPr>
          <w:color w:val="010101"/>
        </w:rPr>
        <w:t>mass</w:t>
      </w:r>
      <w:r>
        <w:rPr>
          <w:color w:val="010101"/>
          <w:spacing w:val="-9"/>
        </w:rPr>
        <w:t xml:space="preserve"> </w:t>
      </w:r>
      <w:r>
        <w:rPr>
          <w:color w:val="010101"/>
        </w:rPr>
        <w:t>of</w:t>
      </w:r>
      <w:r>
        <w:rPr>
          <w:color w:val="010101"/>
          <w:spacing w:val="-15"/>
        </w:rPr>
        <w:t xml:space="preserve"> </w:t>
      </w:r>
      <w:r>
        <w:rPr>
          <w:color w:val="010101"/>
        </w:rPr>
        <w:t>45- 53</w:t>
      </w:r>
      <w:r>
        <w:rPr>
          <w:color w:val="010101"/>
          <w:spacing w:val="-10"/>
        </w:rPr>
        <w:t xml:space="preserve"> </w:t>
      </w:r>
      <w:proofErr w:type="spellStart"/>
      <w:r>
        <w:rPr>
          <w:color w:val="010101"/>
        </w:rPr>
        <w:t>kDa</w:t>
      </w:r>
      <w:proofErr w:type="spellEnd"/>
      <w:r>
        <w:rPr>
          <w:color w:val="010101"/>
        </w:rPr>
        <w:t>) will</w:t>
      </w:r>
      <w:r>
        <w:rPr>
          <w:color w:val="010101"/>
          <w:spacing w:val="-8"/>
        </w:rPr>
        <w:t xml:space="preserve"> </w:t>
      </w:r>
      <w:r>
        <w:rPr>
          <w:color w:val="010101"/>
        </w:rPr>
        <w:t>result in</w:t>
      </w:r>
      <w:r>
        <w:rPr>
          <w:color w:val="010101"/>
          <w:spacing w:val="-4"/>
        </w:rPr>
        <w:t xml:space="preserve"> </w:t>
      </w:r>
      <w:r>
        <w:rPr>
          <w:color w:val="010101"/>
        </w:rPr>
        <w:t>failure to</w:t>
      </w:r>
      <w:r>
        <w:rPr>
          <w:color w:val="010101"/>
          <w:spacing w:val="-7"/>
        </w:rPr>
        <w:t xml:space="preserve"> </w:t>
      </w:r>
      <w:r>
        <w:rPr>
          <w:color w:val="010101"/>
        </w:rPr>
        <w:t>identify said clone.</w:t>
      </w:r>
      <w:r>
        <w:rPr>
          <w:color w:val="010101"/>
          <w:spacing w:val="26"/>
        </w:rPr>
        <w:t xml:space="preserve"> </w:t>
      </w:r>
      <w:r>
        <w:rPr>
          <w:color w:val="010101"/>
        </w:rPr>
        <w:t>Similarly, a</w:t>
      </w:r>
      <w:r>
        <w:rPr>
          <w:color w:val="010101"/>
          <w:spacing w:val="-5"/>
        </w:rPr>
        <w:t xml:space="preserve"> </w:t>
      </w:r>
      <w:r>
        <w:rPr>
          <w:color w:val="010101"/>
        </w:rPr>
        <w:t>robust chromatography setup is required to prevent shifts in retention time due to an unstable system.</w:t>
      </w:r>
    </w:p>
    <w:p w14:paraId="022CC1C6" w14:textId="77777777" w:rsidR="00D25E69" w:rsidRDefault="00D25E69">
      <w:pPr>
        <w:spacing w:line="424" w:lineRule="auto"/>
        <w:jc w:val="both"/>
        <w:rPr>
          <w:ins w:id="72" w:author="Heck, A.J.R. (Albert)" w:date="2023-04-21T09:13:00Z"/>
        </w:rPr>
      </w:pPr>
    </w:p>
    <w:p w14:paraId="72988487" w14:textId="77777777" w:rsidR="00A46120" w:rsidRDefault="00A46120">
      <w:pPr>
        <w:spacing w:line="424" w:lineRule="auto"/>
        <w:jc w:val="both"/>
        <w:rPr>
          <w:ins w:id="73" w:author="Heck, A.J.R. (Albert)" w:date="2023-04-21T09:13:00Z"/>
        </w:rPr>
      </w:pPr>
    </w:p>
    <w:p w14:paraId="79B1450C" w14:textId="3F932137" w:rsidR="00A46120" w:rsidRPr="00A46120" w:rsidRDefault="00A46120">
      <w:pPr>
        <w:spacing w:line="424" w:lineRule="auto"/>
        <w:jc w:val="both"/>
        <w:rPr>
          <w:b/>
          <w:bCs/>
          <w:rPrChange w:id="74" w:author="Heck, A.J.R. (Albert)" w:date="2023-04-21T09:13:00Z">
            <w:rPr/>
          </w:rPrChange>
        </w:rPr>
        <w:sectPr w:rsidR="00A46120" w:rsidRPr="00A46120">
          <w:pgSz w:w="10320" w:h="14580"/>
          <w:pgMar w:top="1140" w:right="0" w:bottom="900" w:left="0" w:header="807" w:footer="714" w:gutter="0"/>
          <w:cols w:space="720"/>
        </w:sectPr>
      </w:pPr>
      <w:ins w:id="75" w:author="Heck, A.J.R. (Albert)" w:date="2023-04-21T09:13:00Z">
        <w:r>
          <w:rPr>
            <w:b/>
            <w:bCs/>
          </w:rPr>
          <w:t xml:space="preserve">Dealing with other subclasses of </w:t>
        </w:r>
        <w:commentRangeStart w:id="76"/>
        <w:r>
          <w:rPr>
            <w:b/>
            <w:bCs/>
          </w:rPr>
          <w:t>antibodies</w:t>
        </w:r>
        <w:commentRangeEnd w:id="76"/>
        <w:r>
          <w:rPr>
            <w:rStyle w:val="CommentReference"/>
          </w:rPr>
          <w:commentReference w:id="76"/>
        </w:r>
        <w:r>
          <w:rPr>
            <w:b/>
            <w:bCs/>
          </w:rPr>
          <w:t xml:space="preserve"> </w:t>
        </w:r>
      </w:ins>
    </w:p>
    <w:p w14:paraId="20B2CF1A" w14:textId="77777777" w:rsidR="00D25E69" w:rsidRDefault="00D25E69">
      <w:pPr>
        <w:pStyle w:val="BodyText"/>
        <w:spacing w:before="6"/>
        <w:rPr>
          <w:sz w:val="24"/>
        </w:rPr>
      </w:pPr>
    </w:p>
    <w:p w14:paraId="06BFE819" w14:textId="30DEA224" w:rsidR="00D25E69" w:rsidRDefault="004E78E4">
      <w:pPr>
        <w:spacing w:before="94"/>
        <w:ind w:left="1216"/>
        <w:jc w:val="both"/>
        <w:rPr>
          <w:b/>
          <w:sz w:val="20"/>
        </w:rPr>
      </w:pPr>
      <w:r>
        <w:rPr>
          <w:b/>
          <w:color w:val="010101"/>
          <w:w w:val="105"/>
          <w:sz w:val="20"/>
        </w:rPr>
        <w:t>Clonal</w:t>
      </w:r>
      <w:r>
        <w:rPr>
          <w:b/>
          <w:color w:val="010101"/>
          <w:spacing w:val="2"/>
          <w:w w:val="105"/>
          <w:sz w:val="20"/>
        </w:rPr>
        <w:t xml:space="preserve"> </w:t>
      </w:r>
      <w:r>
        <w:rPr>
          <w:b/>
          <w:color w:val="010101"/>
          <w:w w:val="105"/>
          <w:sz w:val="20"/>
        </w:rPr>
        <w:t>lineage</w:t>
      </w:r>
      <w:r>
        <w:rPr>
          <w:b/>
          <w:color w:val="010101"/>
          <w:spacing w:val="5"/>
          <w:w w:val="105"/>
          <w:sz w:val="20"/>
        </w:rPr>
        <w:t xml:space="preserve"> </w:t>
      </w:r>
      <w:r>
        <w:rPr>
          <w:b/>
          <w:color w:val="010101"/>
          <w:w w:val="105"/>
          <w:sz w:val="20"/>
        </w:rPr>
        <w:t>analysis</w:t>
      </w:r>
      <w:r>
        <w:rPr>
          <w:b/>
          <w:color w:val="010101"/>
          <w:spacing w:val="6"/>
          <w:w w:val="105"/>
          <w:sz w:val="20"/>
        </w:rPr>
        <w:t xml:space="preserve"> </w:t>
      </w:r>
      <w:r>
        <w:rPr>
          <w:b/>
          <w:color w:val="010101"/>
          <w:w w:val="105"/>
          <w:sz w:val="20"/>
        </w:rPr>
        <w:t>and</w:t>
      </w:r>
      <w:r>
        <w:rPr>
          <w:b/>
          <w:color w:val="010101"/>
          <w:spacing w:val="7"/>
          <w:w w:val="105"/>
          <w:sz w:val="20"/>
        </w:rPr>
        <w:t xml:space="preserve"> </w:t>
      </w:r>
      <w:r>
        <w:rPr>
          <w:b/>
          <w:color w:val="010101"/>
          <w:w w:val="105"/>
          <w:sz w:val="20"/>
        </w:rPr>
        <w:t>profiling</w:t>
      </w:r>
      <w:r>
        <w:rPr>
          <w:b/>
          <w:color w:val="010101"/>
          <w:spacing w:val="10"/>
          <w:w w:val="105"/>
          <w:sz w:val="20"/>
        </w:rPr>
        <w:t xml:space="preserve"> </w:t>
      </w:r>
      <w:del w:id="77" w:author="Heck, A.J.R. (Albert)" w:date="2023-04-21T09:10:00Z">
        <w:r w:rsidDel="00A46120">
          <w:rPr>
            <w:b/>
            <w:color w:val="010101"/>
            <w:spacing w:val="-5"/>
            <w:w w:val="105"/>
            <w:sz w:val="20"/>
          </w:rPr>
          <w:delText>ms</w:delText>
        </w:r>
      </w:del>
      <w:ins w:id="78" w:author="Heck, A.J.R. (Albert)" w:date="2023-04-21T09:10:00Z">
        <w:r w:rsidR="00A46120">
          <w:rPr>
            <w:b/>
            <w:color w:val="010101"/>
            <w:spacing w:val="-5"/>
            <w:w w:val="105"/>
            <w:sz w:val="20"/>
          </w:rPr>
          <w:t>MS</w:t>
        </w:r>
      </w:ins>
    </w:p>
    <w:p w14:paraId="0B37BDC9" w14:textId="77777777" w:rsidR="00D25E69" w:rsidRDefault="00D25E69">
      <w:pPr>
        <w:pStyle w:val="BodyText"/>
        <w:rPr>
          <w:b/>
          <w:sz w:val="22"/>
        </w:rPr>
      </w:pPr>
    </w:p>
    <w:p w14:paraId="74786C0F" w14:textId="77777777" w:rsidR="00D25E69" w:rsidRDefault="00D25E69">
      <w:pPr>
        <w:pStyle w:val="BodyText"/>
        <w:spacing w:before="8"/>
        <w:rPr>
          <w:b/>
          <w:sz w:val="20"/>
        </w:rPr>
      </w:pPr>
    </w:p>
    <w:p w14:paraId="4AD66373" w14:textId="77777777" w:rsidR="00D25E69" w:rsidRDefault="004E78E4">
      <w:pPr>
        <w:pStyle w:val="BodyText"/>
        <w:spacing w:line="424" w:lineRule="auto"/>
        <w:ind w:left="1215" w:right="1192"/>
        <w:jc w:val="both"/>
      </w:pPr>
      <w:r>
        <w:rPr>
          <w:color w:val="010101"/>
        </w:rPr>
        <w:t xml:space="preserve">Outside of experimental </w:t>
      </w:r>
      <w:r>
        <w:rPr>
          <w:color w:val="010101"/>
        </w:rPr>
        <w:t>variation or artefacts of spectral processing, antibodies are highly polymorphic species and as such are subject to constant mutations which al­ most certainly lead to significant mass- and retention time shifts.</w:t>
      </w:r>
      <w:r>
        <w:rPr>
          <w:color w:val="010101"/>
          <w:spacing w:val="40"/>
        </w:rPr>
        <w:t xml:space="preserve"> </w:t>
      </w:r>
      <w:r>
        <w:rPr>
          <w:color w:val="010101"/>
        </w:rPr>
        <w:t>Mutated clones would</w:t>
      </w:r>
      <w:r>
        <w:rPr>
          <w:color w:val="010101"/>
          <w:spacing w:val="-3"/>
        </w:rPr>
        <w:t xml:space="preserve"> </w:t>
      </w:r>
      <w:r>
        <w:rPr>
          <w:color w:val="010101"/>
        </w:rPr>
        <w:t>therefore show</w:t>
      </w:r>
      <w:r>
        <w:rPr>
          <w:color w:val="010101"/>
          <w:spacing w:val="-6"/>
        </w:rPr>
        <w:t xml:space="preserve"> </w:t>
      </w:r>
      <w:r>
        <w:rPr>
          <w:color w:val="010101"/>
        </w:rPr>
        <w:t>up</w:t>
      </w:r>
      <w:r>
        <w:rPr>
          <w:color w:val="010101"/>
          <w:spacing w:val="-5"/>
        </w:rPr>
        <w:t xml:space="preserve"> </w:t>
      </w:r>
      <w:r>
        <w:rPr>
          <w:color w:val="010101"/>
        </w:rPr>
        <w:t>as</w:t>
      </w:r>
      <w:r>
        <w:rPr>
          <w:color w:val="010101"/>
          <w:spacing w:val="-7"/>
        </w:rPr>
        <w:t xml:space="preserve"> </w:t>
      </w:r>
      <w:r>
        <w:rPr>
          <w:color w:val="010101"/>
        </w:rPr>
        <w:t>novel species</w:t>
      </w:r>
      <w:r>
        <w:rPr>
          <w:color w:val="010101"/>
          <w:spacing w:val="-5"/>
        </w:rPr>
        <w:t xml:space="preserve"> </w:t>
      </w:r>
      <w:r>
        <w:rPr>
          <w:color w:val="010101"/>
        </w:rPr>
        <w:t>in</w:t>
      </w:r>
      <w:r>
        <w:rPr>
          <w:color w:val="010101"/>
          <w:spacing w:val="-15"/>
        </w:rPr>
        <w:t xml:space="preserve"> </w:t>
      </w:r>
      <w:r>
        <w:rPr>
          <w:color w:val="010101"/>
        </w:rPr>
        <w:t>the</w:t>
      </w:r>
      <w:r>
        <w:rPr>
          <w:color w:val="010101"/>
          <w:spacing w:val="-5"/>
        </w:rPr>
        <w:t xml:space="preserve"> </w:t>
      </w:r>
      <w:r>
        <w:rPr>
          <w:color w:val="010101"/>
        </w:rPr>
        <w:t>antibody repertoire.</w:t>
      </w:r>
      <w:r>
        <w:rPr>
          <w:color w:val="010101"/>
          <w:spacing w:val="38"/>
        </w:rPr>
        <w:t xml:space="preserve"> </w:t>
      </w:r>
      <w:r>
        <w:rPr>
          <w:color w:val="010101"/>
        </w:rPr>
        <w:t>While</w:t>
      </w:r>
      <w:r>
        <w:rPr>
          <w:color w:val="010101"/>
          <w:spacing w:val="-5"/>
        </w:rPr>
        <w:t xml:space="preserve"> </w:t>
      </w:r>
      <w:r>
        <w:rPr>
          <w:color w:val="010101"/>
        </w:rPr>
        <w:t>the</w:t>
      </w:r>
      <w:r>
        <w:rPr>
          <w:color w:val="010101"/>
          <w:spacing w:val="-5"/>
        </w:rPr>
        <w:t xml:space="preserve"> </w:t>
      </w:r>
      <w:r>
        <w:rPr>
          <w:color w:val="010101"/>
        </w:rPr>
        <w:t>ability to distinguish between these clones makes our analysis powerful, it also means that we are unable to identify clones with a shared clonal ancestor.</w:t>
      </w:r>
      <w:r>
        <w:rPr>
          <w:color w:val="010101"/>
          <w:spacing w:val="40"/>
        </w:rPr>
        <w:t xml:space="preserve"> </w:t>
      </w:r>
      <w:r>
        <w:rPr>
          <w:color w:val="010101"/>
        </w:rPr>
        <w:t>While such clonal lineage analysis should in</w:t>
      </w:r>
      <w:r>
        <w:rPr>
          <w:color w:val="010101"/>
          <w:spacing w:val="-2"/>
        </w:rPr>
        <w:t xml:space="preserve"> </w:t>
      </w:r>
      <w:r>
        <w:rPr>
          <w:color w:val="010101"/>
        </w:rPr>
        <w:t>the</w:t>
      </w:r>
      <w:r>
        <w:rPr>
          <w:color w:val="010101"/>
        </w:rPr>
        <w:t>ory be</w:t>
      </w:r>
      <w:r>
        <w:rPr>
          <w:color w:val="010101"/>
          <w:spacing w:val="-2"/>
        </w:rPr>
        <w:t xml:space="preserve"> </w:t>
      </w:r>
      <w:r>
        <w:rPr>
          <w:color w:val="010101"/>
        </w:rPr>
        <w:t>greatly facilitated by referring detected masses to</w:t>
      </w:r>
      <w:r>
        <w:rPr>
          <w:color w:val="010101"/>
          <w:spacing w:val="-9"/>
        </w:rPr>
        <w:t xml:space="preserve"> </w:t>
      </w:r>
      <w:r>
        <w:rPr>
          <w:color w:val="010101"/>
        </w:rPr>
        <w:t>BCR-sequencing</w:t>
      </w:r>
      <w:r>
        <w:rPr>
          <w:color w:val="010101"/>
          <w:spacing w:val="-15"/>
        </w:rPr>
        <w:t xml:space="preserve"> </w:t>
      </w:r>
      <w:r>
        <w:rPr>
          <w:color w:val="010101"/>
        </w:rPr>
        <w:t>data, we</w:t>
      </w:r>
      <w:r>
        <w:rPr>
          <w:color w:val="010101"/>
          <w:spacing w:val="-12"/>
        </w:rPr>
        <w:t xml:space="preserve"> </w:t>
      </w:r>
      <w:r>
        <w:rPr>
          <w:color w:val="010101"/>
        </w:rPr>
        <w:t>have</w:t>
      </w:r>
      <w:r>
        <w:rPr>
          <w:color w:val="010101"/>
          <w:spacing w:val="-5"/>
        </w:rPr>
        <w:t xml:space="preserve"> </w:t>
      </w:r>
      <w:r>
        <w:rPr>
          <w:color w:val="010101"/>
        </w:rPr>
        <w:t>only observed a</w:t>
      </w:r>
      <w:r>
        <w:rPr>
          <w:color w:val="010101"/>
          <w:spacing w:val="-8"/>
        </w:rPr>
        <w:t xml:space="preserve"> </w:t>
      </w:r>
      <w:r>
        <w:rPr>
          <w:color w:val="010101"/>
        </w:rPr>
        <w:t>very small</w:t>
      </w:r>
      <w:r>
        <w:rPr>
          <w:color w:val="010101"/>
          <w:spacing w:val="-4"/>
        </w:rPr>
        <w:t xml:space="preserve"> </w:t>
      </w:r>
      <w:r>
        <w:rPr>
          <w:color w:val="010101"/>
        </w:rPr>
        <w:t>overlap between</w:t>
      </w:r>
      <w:r>
        <w:rPr>
          <w:color w:val="010101"/>
          <w:spacing w:val="-7"/>
        </w:rPr>
        <w:t xml:space="preserve"> </w:t>
      </w:r>
      <w:r>
        <w:rPr>
          <w:color w:val="010101"/>
        </w:rPr>
        <w:t>these two</w:t>
      </w:r>
      <w:r>
        <w:rPr>
          <w:color w:val="010101"/>
          <w:spacing w:val="-9"/>
        </w:rPr>
        <w:t xml:space="preserve"> </w:t>
      </w:r>
      <w:r>
        <w:rPr>
          <w:color w:val="010101"/>
        </w:rPr>
        <w:t>data streams.</w:t>
      </w:r>
      <w:r>
        <w:rPr>
          <w:color w:val="010101"/>
          <w:spacing w:val="34"/>
        </w:rPr>
        <w:t xml:space="preserve"> </w:t>
      </w:r>
      <w:r>
        <w:rPr>
          <w:color w:val="010101"/>
        </w:rPr>
        <w:t>This</w:t>
      </w:r>
      <w:r>
        <w:rPr>
          <w:color w:val="010101"/>
          <w:spacing w:val="-6"/>
        </w:rPr>
        <w:t xml:space="preserve"> </w:t>
      </w:r>
      <w:r>
        <w:rPr>
          <w:color w:val="010101"/>
        </w:rPr>
        <w:t>apparent disjoint between the</w:t>
      </w:r>
      <w:r>
        <w:rPr>
          <w:color w:val="010101"/>
          <w:spacing w:val="-14"/>
        </w:rPr>
        <w:t xml:space="preserve"> </w:t>
      </w:r>
      <w:r>
        <w:rPr>
          <w:color w:val="010101"/>
        </w:rPr>
        <w:t>genomic</w:t>
      </w:r>
      <w:r>
        <w:rPr>
          <w:color w:val="010101"/>
          <w:spacing w:val="-2"/>
        </w:rPr>
        <w:t xml:space="preserve"> </w:t>
      </w:r>
      <w:r>
        <w:rPr>
          <w:color w:val="010101"/>
        </w:rPr>
        <w:t>or</w:t>
      </w:r>
      <w:r>
        <w:rPr>
          <w:color w:val="010101"/>
          <w:spacing w:val="-7"/>
        </w:rPr>
        <w:t xml:space="preserve"> </w:t>
      </w:r>
      <w:r>
        <w:rPr>
          <w:color w:val="010101"/>
        </w:rPr>
        <w:t>transcriptomic</w:t>
      </w:r>
      <w:r>
        <w:rPr>
          <w:color w:val="010101"/>
          <w:spacing w:val="-10"/>
        </w:rPr>
        <w:t xml:space="preserve"> </w:t>
      </w:r>
      <w:r>
        <w:rPr>
          <w:color w:val="010101"/>
        </w:rPr>
        <w:t>BCR sequences and proteomic data suggest</w:t>
      </w:r>
      <w:r>
        <w:rPr>
          <w:color w:val="010101"/>
        </w:rPr>
        <w:t>s that we are still</w:t>
      </w:r>
      <w:r>
        <w:rPr>
          <w:color w:val="010101"/>
          <w:spacing w:val="-3"/>
        </w:rPr>
        <w:t xml:space="preserve"> </w:t>
      </w:r>
      <w:r>
        <w:rPr>
          <w:color w:val="010101"/>
        </w:rPr>
        <w:t>missing a piece of the</w:t>
      </w:r>
      <w:r>
        <w:rPr>
          <w:color w:val="010101"/>
          <w:spacing w:val="-1"/>
        </w:rPr>
        <w:t xml:space="preserve"> </w:t>
      </w:r>
      <w:proofErr w:type="spellStart"/>
      <w:r>
        <w:rPr>
          <w:color w:val="010101"/>
        </w:rPr>
        <w:t>puz</w:t>
      </w:r>
      <w:proofErr w:type="spellEnd"/>
      <w:r>
        <w:rPr>
          <w:color w:val="010101"/>
        </w:rPr>
        <w:t xml:space="preserve">­ </w:t>
      </w:r>
      <w:proofErr w:type="spellStart"/>
      <w:r>
        <w:rPr>
          <w:color w:val="010101"/>
        </w:rPr>
        <w:t>zle</w:t>
      </w:r>
      <w:proofErr w:type="spellEnd"/>
      <w:r>
        <w:rPr>
          <w:color w:val="010101"/>
        </w:rPr>
        <w:t>. A possible explanation lies in the sampling of</w:t>
      </w:r>
      <w:r>
        <w:rPr>
          <w:color w:val="010101"/>
          <w:spacing w:val="-1"/>
        </w:rPr>
        <w:t xml:space="preserve"> </w:t>
      </w:r>
      <w:r>
        <w:rPr>
          <w:color w:val="010101"/>
        </w:rPr>
        <w:t>the sequenced B cells.</w:t>
      </w:r>
      <w:r>
        <w:rPr>
          <w:color w:val="010101"/>
          <w:spacing w:val="40"/>
        </w:rPr>
        <w:t xml:space="preserve"> </w:t>
      </w:r>
      <w:r>
        <w:rPr>
          <w:color w:val="010101"/>
        </w:rPr>
        <w:t xml:space="preserve">The </w:t>
      </w:r>
      <w:proofErr w:type="gramStart"/>
      <w:r>
        <w:rPr>
          <w:color w:val="010101"/>
        </w:rPr>
        <w:t>most commonly used</w:t>
      </w:r>
      <w:proofErr w:type="gramEnd"/>
      <w:r>
        <w:rPr>
          <w:color w:val="010101"/>
          <w:spacing w:val="-6"/>
        </w:rPr>
        <w:t xml:space="preserve"> </w:t>
      </w:r>
      <w:r>
        <w:rPr>
          <w:color w:val="010101"/>
        </w:rPr>
        <w:t>B</w:t>
      </w:r>
      <w:r>
        <w:rPr>
          <w:color w:val="010101"/>
          <w:spacing w:val="-10"/>
        </w:rPr>
        <w:t xml:space="preserve"> </w:t>
      </w:r>
      <w:r>
        <w:rPr>
          <w:color w:val="010101"/>
        </w:rPr>
        <w:t>cells for</w:t>
      </w:r>
      <w:r>
        <w:rPr>
          <w:color w:val="010101"/>
          <w:spacing w:val="-2"/>
        </w:rPr>
        <w:t xml:space="preserve"> </w:t>
      </w:r>
      <w:r>
        <w:rPr>
          <w:color w:val="010101"/>
        </w:rPr>
        <w:t>BCR sequencing are</w:t>
      </w:r>
      <w:r>
        <w:rPr>
          <w:color w:val="010101"/>
          <w:spacing w:val="-4"/>
        </w:rPr>
        <w:t xml:space="preserve"> </w:t>
      </w:r>
      <w:r>
        <w:rPr>
          <w:color w:val="010101"/>
        </w:rPr>
        <w:t>peripheral B</w:t>
      </w:r>
      <w:r>
        <w:rPr>
          <w:color w:val="010101"/>
          <w:spacing w:val="-4"/>
        </w:rPr>
        <w:t xml:space="preserve"> </w:t>
      </w:r>
      <w:r>
        <w:rPr>
          <w:color w:val="010101"/>
        </w:rPr>
        <w:t>cells, which</w:t>
      </w:r>
      <w:r>
        <w:rPr>
          <w:color w:val="010101"/>
          <w:spacing w:val="-1"/>
        </w:rPr>
        <w:t xml:space="preserve"> </w:t>
      </w:r>
      <w:r>
        <w:rPr>
          <w:color w:val="010101"/>
        </w:rPr>
        <w:t xml:space="preserve">only </w:t>
      </w:r>
      <w:proofErr w:type="spellStart"/>
      <w:r>
        <w:rPr>
          <w:color w:val="010101"/>
        </w:rPr>
        <w:t>repre</w:t>
      </w:r>
      <w:proofErr w:type="spellEnd"/>
      <w:r>
        <w:rPr>
          <w:color w:val="010101"/>
        </w:rPr>
        <w:t xml:space="preserve">­ sent about 2% of the total B cell </w:t>
      </w:r>
      <w:r>
        <w:rPr>
          <w:color w:val="010101"/>
        </w:rPr>
        <w:t>population (6).</w:t>
      </w:r>
    </w:p>
    <w:p w14:paraId="1DB2111D" w14:textId="77777777" w:rsidR="00D25E69" w:rsidRDefault="00D25E69">
      <w:pPr>
        <w:pStyle w:val="BodyText"/>
        <w:rPr>
          <w:sz w:val="22"/>
        </w:rPr>
      </w:pPr>
    </w:p>
    <w:p w14:paraId="5347534F" w14:textId="77777777" w:rsidR="00D25E69" w:rsidRDefault="00D25E69">
      <w:pPr>
        <w:pStyle w:val="BodyText"/>
        <w:rPr>
          <w:sz w:val="22"/>
        </w:rPr>
      </w:pPr>
    </w:p>
    <w:p w14:paraId="7253EC5E" w14:textId="77777777" w:rsidR="00D25E69" w:rsidRDefault="00D25E69">
      <w:pPr>
        <w:pStyle w:val="BodyText"/>
        <w:rPr>
          <w:sz w:val="24"/>
        </w:rPr>
      </w:pPr>
    </w:p>
    <w:p w14:paraId="189FB6DB" w14:textId="77777777" w:rsidR="00D25E69" w:rsidRDefault="004E78E4">
      <w:pPr>
        <w:ind w:left="1216"/>
        <w:jc w:val="both"/>
        <w:rPr>
          <w:b/>
          <w:sz w:val="20"/>
        </w:rPr>
      </w:pPr>
      <w:r>
        <w:rPr>
          <w:b/>
          <w:color w:val="010101"/>
          <w:w w:val="105"/>
          <w:sz w:val="20"/>
        </w:rPr>
        <w:t>The</w:t>
      </w:r>
      <w:r>
        <w:rPr>
          <w:b/>
          <w:color w:val="010101"/>
          <w:spacing w:val="9"/>
          <w:w w:val="105"/>
          <w:sz w:val="20"/>
        </w:rPr>
        <w:t xml:space="preserve"> </w:t>
      </w:r>
      <w:r>
        <w:rPr>
          <w:b/>
          <w:color w:val="010101"/>
          <w:w w:val="105"/>
          <w:sz w:val="20"/>
        </w:rPr>
        <w:t>need</w:t>
      </w:r>
      <w:r>
        <w:rPr>
          <w:b/>
          <w:color w:val="010101"/>
          <w:spacing w:val="12"/>
          <w:w w:val="105"/>
          <w:sz w:val="20"/>
        </w:rPr>
        <w:t xml:space="preserve"> </w:t>
      </w:r>
      <w:r>
        <w:rPr>
          <w:b/>
          <w:color w:val="010101"/>
          <w:w w:val="105"/>
          <w:sz w:val="20"/>
        </w:rPr>
        <w:t>for</w:t>
      </w:r>
      <w:r>
        <w:rPr>
          <w:b/>
          <w:color w:val="010101"/>
          <w:spacing w:val="8"/>
          <w:w w:val="105"/>
          <w:sz w:val="20"/>
        </w:rPr>
        <w:t xml:space="preserve"> </w:t>
      </w:r>
      <w:r>
        <w:rPr>
          <w:b/>
          <w:color w:val="010101"/>
          <w:w w:val="105"/>
          <w:sz w:val="20"/>
        </w:rPr>
        <w:t>sequencing/disjoint</w:t>
      </w:r>
      <w:r>
        <w:rPr>
          <w:b/>
          <w:color w:val="010101"/>
          <w:spacing w:val="2"/>
          <w:w w:val="105"/>
          <w:sz w:val="20"/>
        </w:rPr>
        <w:t xml:space="preserve"> </w:t>
      </w:r>
      <w:r>
        <w:rPr>
          <w:b/>
          <w:color w:val="010101"/>
          <w:spacing w:val="-5"/>
          <w:w w:val="105"/>
          <w:sz w:val="20"/>
        </w:rPr>
        <w:t>BCR</w:t>
      </w:r>
    </w:p>
    <w:p w14:paraId="4236A7D4" w14:textId="77777777" w:rsidR="00D25E69" w:rsidRDefault="00D25E69">
      <w:pPr>
        <w:pStyle w:val="BodyText"/>
        <w:rPr>
          <w:b/>
          <w:sz w:val="22"/>
        </w:rPr>
      </w:pPr>
    </w:p>
    <w:p w14:paraId="45D159AA" w14:textId="77777777" w:rsidR="00D25E69" w:rsidRDefault="00D25E69">
      <w:pPr>
        <w:pStyle w:val="BodyText"/>
        <w:spacing w:before="8"/>
        <w:rPr>
          <w:b/>
          <w:sz w:val="20"/>
        </w:rPr>
      </w:pPr>
    </w:p>
    <w:p w14:paraId="0B69ACF2" w14:textId="77777777" w:rsidR="00D25E69" w:rsidRDefault="00D67176">
      <w:pPr>
        <w:pStyle w:val="BodyText"/>
        <w:spacing w:line="424" w:lineRule="auto"/>
        <w:ind w:left="1216" w:right="1193" w:firstLine="2"/>
        <w:jc w:val="both"/>
      </w:pPr>
      <w:r>
        <w:rPr>
          <w:noProof/>
        </w:rPr>
        <mc:AlternateContent>
          <mc:Choice Requires="wps">
            <w:drawing>
              <wp:anchor distT="0" distB="0" distL="114300" distR="114300" simplePos="0" relativeHeight="15734784" behindDoc="0" locked="0" layoutInCell="1" allowOverlap="1" wp14:anchorId="0812DB2C" wp14:editId="566EE240">
                <wp:simplePos x="0" y="0"/>
                <wp:positionH relativeFrom="page">
                  <wp:posOffset>6179820</wp:posOffset>
                </wp:positionH>
                <wp:positionV relativeFrom="paragraph">
                  <wp:posOffset>75565</wp:posOffset>
                </wp:positionV>
                <wp:extent cx="372110" cy="965200"/>
                <wp:effectExtent l="0" t="0" r="0" b="0"/>
                <wp:wrapNone/>
                <wp:docPr id="728817763" name="docshape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72110" cy="965200"/>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71642D" w14:textId="77777777" w:rsidR="00D25E69" w:rsidRDefault="00D25E69">
                            <w:pPr>
                              <w:pStyle w:val="BodyText"/>
                              <w:rPr>
                                <w:color w:val="000000"/>
                                <w:sz w:val="34"/>
                              </w:rPr>
                            </w:pPr>
                          </w:p>
                          <w:p w14:paraId="231CCB85" w14:textId="77777777" w:rsidR="00D25E69" w:rsidRDefault="004E78E4">
                            <w:pPr>
                              <w:spacing w:before="261"/>
                              <w:ind w:left="237"/>
                              <w:rPr>
                                <w:color w:val="000000"/>
                                <w:sz w:val="30"/>
                              </w:rPr>
                            </w:pPr>
                            <w:r>
                              <w:rPr>
                                <w:color w:val="FFFFFF"/>
                                <w:w w:val="106"/>
                                <w:sz w:val="30"/>
                              </w:rPr>
                              <w:t>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12DB2C" id="docshape42" o:spid="_x0000_s1033" type="#_x0000_t202" style="position:absolute;left:0;text-align:left;margin-left:486.6pt;margin-top:5.95pt;width:29.3pt;height:76pt;z-index:15734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" fillcolor="gray" stroked="f">
                <v:path arrowok="t"/>
                <v:textbox inset="0,0,0,0">
                  <w:txbxContent>
                    <w:p w14:paraId="1271642D" w14:textId="77777777" w:rsidR="00D25E69" w:rsidRDefault="00D25E69">
                      <w:pPr>
                        <w:pStyle w:val="BodyText"/>
                        <w:rPr>
                          <w:color w:val="000000"/>
                          <w:sz w:val="34"/>
                        </w:rPr>
                      </w:pPr>
                    </w:p>
                    <w:p w14:paraId="231CCB85" w14:textId="77777777" w:rsidR="00D25E69" w:rsidRDefault="004E78E4">
                      <w:pPr>
                        <w:spacing w:before="261"/>
                        <w:ind w:left="237"/>
                        <w:rPr>
                          <w:color w:val="000000"/>
                          <w:sz w:val="30"/>
                        </w:rPr>
                      </w:pPr>
                      <w:r>
                        <w:rPr>
                          <w:color w:val="FFFFFF"/>
                          <w:w w:val="106"/>
                          <w:sz w:val="30"/>
                        </w:rPr>
                        <w:t>6</w:t>
                      </w:r>
                    </w:p>
                  </w:txbxContent>
                </v:textbox>
                <w10:wrap anchorx="page"/>
              </v:shape>
            </w:pict>
          </mc:Fallback>
        </mc:AlternateContent>
      </w:r>
      <w:r>
        <w:rPr>
          <w:color w:val="010101"/>
        </w:rPr>
        <w:t>While limited sequence information,</w:t>
      </w:r>
      <w:r>
        <w:rPr>
          <w:color w:val="010101"/>
          <w:spacing w:val="40"/>
        </w:rPr>
        <w:t xml:space="preserve"> </w:t>
      </w:r>
      <w:r>
        <w:rPr>
          <w:color w:val="010101"/>
        </w:rPr>
        <w:t>in the form of sequence tags for example (7), can be used to reject the possibility of a shared clonal lineage, complete certainty requires full knowledge of the protein sequence of two clones.</w:t>
      </w:r>
      <w:r>
        <w:rPr>
          <w:color w:val="010101"/>
          <w:spacing w:val="40"/>
        </w:rPr>
        <w:t xml:space="preserve"> </w:t>
      </w:r>
      <w:r>
        <w:rPr>
          <w:color w:val="010101"/>
        </w:rPr>
        <w:t>Unfortunately, in</w:t>
      </w:r>
      <w:r>
        <w:rPr>
          <w:color w:val="010101"/>
          <w:spacing w:val="-2"/>
        </w:rPr>
        <w:t xml:space="preserve"> </w:t>
      </w:r>
      <w:r>
        <w:rPr>
          <w:color w:val="010101"/>
        </w:rPr>
        <w:t>the current</w:t>
      </w:r>
      <w:r>
        <w:rPr>
          <w:color w:val="010101"/>
          <w:spacing w:val="39"/>
        </w:rPr>
        <w:t xml:space="preserve"> </w:t>
      </w:r>
      <w:r>
        <w:rPr>
          <w:color w:val="010101"/>
        </w:rPr>
        <w:t>stage</w:t>
      </w:r>
      <w:r>
        <w:rPr>
          <w:color w:val="010101"/>
          <w:spacing w:val="32"/>
        </w:rPr>
        <w:t xml:space="preserve"> </w:t>
      </w:r>
      <w:r>
        <w:rPr>
          <w:color w:val="010101"/>
        </w:rPr>
        <w:t xml:space="preserve">of implementation, </w:t>
      </w:r>
      <w:r>
        <w:rPr>
          <w:i/>
          <w:color w:val="010101"/>
        </w:rPr>
        <w:t xml:space="preserve">de nova </w:t>
      </w:r>
      <w:r>
        <w:rPr>
          <w:color w:val="010101"/>
        </w:rPr>
        <w:t>sequencing</w:t>
      </w:r>
      <w:r>
        <w:rPr>
          <w:color w:val="010101"/>
          <w:spacing w:val="40"/>
        </w:rPr>
        <w:t xml:space="preserve"> </w:t>
      </w:r>
      <w:r>
        <w:rPr>
          <w:color w:val="010101"/>
        </w:rPr>
        <w:t>of antibodies</w:t>
      </w:r>
      <w:r>
        <w:rPr>
          <w:color w:val="010101"/>
          <w:spacing w:val="40"/>
        </w:rPr>
        <w:t xml:space="preserve"> </w:t>
      </w:r>
      <w:r>
        <w:rPr>
          <w:color w:val="010101"/>
        </w:rPr>
        <w:t>is not</w:t>
      </w:r>
      <w:r>
        <w:rPr>
          <w:color w:val="010101"/>
          <w:spacing w:val="28"/>
        </w:rPr>
        <w:t xml:space="preserve"> </w:t>
      </w:r>
      <w:r>
        <w:rPr>
          <w:color w:val="010101"/>
        </w:rPr>
        <w:t>suitable for such analysis or at least not at a significant</w:t>
      </w:r>
      <w:r>
        <w:rPr>
          <w:color w:val="010101"/>
          <w:spacing w:val="32"/>
        </w:rPr>
        <w:t xml:space="preserve"> </w:t>
      </w:r>
      <w:r>
        <w:rPr>
          <w:color w:val="010101"/>
        </w:rPr>
        <w:t>scale,</w:t>
      </w:r>
      <w:r>
        <w:rPr>
          <w:color w:val="010101"/>
          <w:spacing w:val="23"/>
        </w:rPr>
        <w:t xml:space="preserve"> </w:t>
      </w:r>
      <w:r>
        <w:rPr>
          <w:color w:val="010101"/>
        </w:rPr>
        <w:t xml:space="preserve">as it is still a highly </w:t>
      </w:r>
      <w:proofErr w:type="spellStart"/>
      <w:r>
        <w:rPr>
          <w:color w:val="010101"/>
        </w:rPr>
        <w:t>challeng</w:t>
      </w:r>
      <w:proofErr w:type="spellEnd"/>
      <w:r>
        <w:rPr>
          <w:color w:val="010101"/>
        </w:rPr>
        <w:t xml:space="preserve">- </w:t>
      </w:r>
      <w:proofErr w:type="spellStart"/>
      <w:r>
        <w:rPr>
          <w:color w:val="010101"/>
        </w:rPr>
        <w:t>ing</w:t>
      </w:r>
      <w:proofErr w:type="spellEnd"/>
      <w:r>
        <w:rPr>
          <w:color w:val="010101"/>
        </w:rPr>
        <w:t xml:space="preserve"> task which requires manual curation by experts to derive the correct sequence. This</w:t>
      </w:r>
      <w:r>
        <w:rPr>
          <w:color w:val="010101"/>
          <w:spacing w:val="-7"/>
        </w:rPr>
        <w:t xml:space="preserve"> </w:t>
      </w:r>
      <w:r>
        <w:rPr>
          <w:color w:val="010101"/>
        </w:rPr>
        <w:t>manual</w:t>
      </w:r>
      <w:r>
        <w:rPr>
          <w:color w:val="010101"/>
          <w:spacing w:val="-1"/>
        </w:rPr>
        <w:t xml:space="preserve"> </w:t>
      </w:r>
      <w:r>
        <w:rPr>
          <w:color w:val="010101"/>
        </w:rPr>
        <w:t>curation is</w:t>
      </w:r>
      <w:r>
        <w:rPr>
          <w:color w:val="010101"/>
          <w:spacing w:val="-13"/>
        </w:rPr>
        <w:t xml:space="preserve"> </w:t>
      </w:r>
      <w:r>
        <w:rPr>
          <w:color w:val="010101"/>
        </w:rPr>
        <w:t>not</w:t>
      </w:r>
      <w:r>
        <w:rPr>
          <w:color w:val="010101"/>
          <w:spacing w:val="-5"/>
        </w:rPr>
        <w:t xml:space="preserve"> </w:t>
      </w:r>
      <w:r>
        <w:rPr>
          <w:color w:val="010101"/>
        </w:rPr>
        <w:t>only time-consuming,</w:t>
      </w:r>
      <w:r>
        <w:rPr>
          <w:color w:val="010101"/>
          <w:spacing w:val="-7"/>
        </w:rPr>
        <w:t xml:space="preserve"> </w:t>
      </w:r>
      <w:r>
        <w:rPr>
          <w:color w:val="010101"/>
        </w:rPr>
        <w:t>but also</w:t>
      </w:r>
      <w:r>
        <w:rPr>
          <w:color w:val="010101"/>
          <w:spacing w:val="-1"/>
        </w:rPr>
        <w:t xml:space="preserve"> </w:t>
      </w:r>
      <w:r>
        <w:rPr>
          <w:color w:val="010101"/>
        </w:rPr>
        <w:t>makes</w:t>
      </w:r>
      <w:r>
        <w:rPr>
          <w:color w:val="010101"/>
          <w:spacing w:val="-2"/>
        </w:rPr>
        <w:t xml:space="preserve"> </w:t>
      </w:r>
      <w:r>
        <w:rPr>
          <w:color w:val="010101"/>
        </w:rPr>
        <w:t>the</w:t>
      </w:r>
      <w:r>
        <w:rPr>
          <w:color w:val="010101"/>
          <w:spacing w:val="-11"/>
        </w:rPr>
        <w:t xml:space="preserve"> </w:t>
      </w:r>
      <w:r>
        <w:rPr>
          <w:color w:val="010101"/>
        </w:rPr>
        <w:t>process subject to interpretation errors when compared to more established sequencing techniques such as</w:t>
      </w:r>
      <w:r>
        <w:rPr>
          <w:color w:val="010101"/>
          <w:spacing w:val="-9"/>
        </w:rPr>
        <w:t xml:space="preserve"> </w:t>
      </w:r>
      <w:r>
        <w:rPr>
          <w:color w:val="010101"/>
        </w:rPr>
        <w:t>next generation DNA/RNA sequencing.</w:t>
      </w:r>
      <w:r>
        <w:rPr>
          <w:color w:val="010101"/>
          <w:spacing w:val="36"/>
        </w:rPr>
        <w:t xml:space="preserve"> </w:t>
      </w:r>
      <w:r>
        <w:rPr>
          <w:color w:val="010101"/>
        </w:rPr>
        <w:t>As such, the</w:t>
      </w:r>
      <w:r>
        <w:rPr>
          <w:color w:val="010101"/>
          <w:spacing w:val="-4"/>
        </w:rPr>
        <w:t xml:space="preserve"> </w:t>
      </w:r>
      <w:r>
        <w:rPr>
          <w:color w:val="010101"/>
        </w:rPr>
        <w:t>need for automation is high, to improve not only the throughput</w:t>
      </w:r>
      <w:r>
        <w:rPr>
          <w:color w:val="010101"/>
          <w:spacing w:val="26"/>
        </w:rPr>
        <w:t xml:space="preserve"> </w:t>
      </w:r>
      <w:r>
        <w:rPr>
          <w:color w:val="010101"/>
        </w:rPr>
        <w:t xml:space="preserve">but also the </w:t>
      </w:r>
      <w:r>
        <w:rPr>
          <w:color w:val="161616"/>
        </w:rPr>
        <w:t>reproducibility</w:t>
      </w:r>
      <w:r>
        <w:rPr>
          <w:color w:val="161616"/>
          <w:spacing w:val="-1"/>
        </w:rPr>
        <w:t xml:space="preserve"> </w:t>
      </w:r>
      <w:r>
        <w:rPr>
          <w:color w:val="010101"/>
        </w:rPr>
        <w:t>and robustness.</w:t>
      </w:r>
    </w:p>
    <w:p w14:paraId="701C7FC0" w14:textId="77777777" w:rsidR="00D25E69" w:rsidRDefault="00D25E69">
      <w:pPr>
        <w:spacing w:line="424" w:lineRule="auto"/>
        <w:jc w:val="both"/>
        <w:sectPr w:rsidR="00D25E69">
          <w:pgSz w:w="10320" w:h="14580"/>
          <w:pgMar w:top="1140" w:right="0" w:bottom="900" w:left="0" w:header="816" w:footer="705" w:gutter="0"/>
          <w:cols w:space="720"/>
        </w:sectPr>
      </w:pPr>
    </w:p>
    <w:p w14:paraId="105DDFAA" w14:textId="77777777" w:rsidR="00D25E69" w:rsidRDefault="00D25E69">
      <w:pPr>
        <w:pStyle w:val="BodyText"/>
        <w:spacing w:before="6"/>
        <w:rPr>
          <w:sz w:val="24"/>
        </w:rPr>
      </w:pPr>
    </w:p>
    <w:p w14:paraId="7C5A3A6C" w14:textId="77777777" w:rsidR="00D25E69" w:rsidRDefault="004E78E4">
      <w:pPr>
        <w:spacing w:before="94"/>
        <w:ind w:left="1218"/>
        <w:jc w:val="both"/>
        <w:rPr>
          <w:b/>
          <w:sz w:val="20"/>
        </w:rPr>
      </w:pPr>
      <w:r>
        <w:rPr>
          <w:b/>
          <w:color w:val="010101"/>
          <w:w w:val="105"/>
          <w:sz w:val="20"/>
        </w:rPr>
        <w:t>Sequencing-specific</w:t>
      </w:r>
      <w:r>
        <w:rPr>
          <w:b/>
          <w:color w:val="010101"/>
          <w:spacing w:val="26"/>
          <w:w w:val="105"/>
          <w:sz w:val="20"/>
        </w:rPr>
        <w:t xml:space="preserve"> </w:t>
      </w:r>
      <w:r>
        <w:rPr>
          <w:b/>
          <w:color w:val="010101"/>
          <w:spacing w:val="-2"/>
          <w:w w:val="105"/>
          <w:sz w:val="20"/>
        </w:rPr>
        <w:t>challenges</w:t>
      </w:r>
    </w:p>
    <w:p w14:paraId="2C802DE2" w14:textId="77777777" w:rsidR="00D25E69" w:rsidRDefault="00D25E69">
      <w:pPr>
        <w:pStyle w:val="BodyText"/>
        <w:rPr>
          <w:b/>
          <w:sz w:val="22"/>
        </w:rPr>
      </w:pPr>
    </w:p>
    <w:p w14:paraId="4C6CF943" w14:textId="77777777" w:rsidR="00D25E69" w:rsidRDefault="004E78E4">
      <w:pPr>
        <w:pStyle w:val="BodyText"/>
        <w:spacing w:before="156" w:line="424" w:lineRule="auto"/>
        <w:ind w:left="1214" w:right="1181" w:firstLine="2"/>
        <w:jc w:val="both"/>
      </w:pPr>
      <w:r>
        <w:rPr>
          <w:color w:val="010101"/>
        </w:rPr>
        <w:t>Several challenges need to</w:t>
      </w:r>
      <w:r>
        <w:rPr>
          <w:color w:val="010101"/>
          <w:spacing w:val="-7"/>
        </w:rPr>
        <w:t xml:space="preserve"> </w:t>
      </w:r>
      <w:r>
        <w:rPr>
          <w:color w:val="010101"/>
        </w:rPr>
        <w:t>be</w:t>
      </w:r>
      <w:r>
        <w:rPr>
          <w:color w:val="010101"/>
          <w:spacing w:val="-7"/>
        </w:rPr>
        <w:t xml:space="preserve"> </w:t>
      </w:r>
      <w:r>
        <w:rPr>
          <w:color w:val="010101"/>
        </w:rPr>
        <w:t>overcome to</w:t>
      </w:r>
      <w:r>
        <w:rPr>
          <w:color w:val="010101"/>
          <w:spacing w:val="-1"/>
        </w:rPr>
        <w:t xml:space="preserve"> </w:t>
      </w:r>
      <w:r>
        <w:rPr>
          <w:color w:val="010101"/>
        </w:rPr>
        <w:t>achieve au</w:t>
      </w:r>
      <w:r>
        <w:rPr>
          <w:color w:val="010101"/>
        </w:rPr>
        <w:t>tomated sequencing of</w:t>
      </w:r>
      <w:r>
        <w:rPr>
          <w:color w:val="010101"/>
          <w:spacing w:val="-6"/>
        </w:rPr>
        <w:t xml:space="preserve"> </w:t>
      </w:r>
      <w:proofErr w:type="spellStart"/>
      <w:r>
        <w:rPr>
          <w:color w:val="010101"/>
        </w:rPr>
        <w:t>abun</w:t>
      </w:r>
      <w:proofErr w:type="spellEnd"/>
      <w:r>
        <w:rPr>
          <w:color w:val="010101"/>
        </w:rPr>
        <w:t xml:space="preserve">­ </w:t>
      </w:r>
      <w:proofErr w:type="spellStart"/>
      <w:r>
        <w:rPr>
          <w:color w:val="010101"/>
        </w:rPr>
        <w:t>dant</w:t>
      </w:r>
      <w:proofErr w:type="spellEnd"/>
      <w:r>
        <w:rPr>
          <w:color w:val="010101"/>
        </w:rPr>
        <w:t xml:space="preserve"> clones in polyclonal mixtures.</w:t>
      </w:r>
      <w:r>
        <w:rPr>
          <w:color w:val="010101"/>
          <w:spacing w:val="40"/>
        </w:rPr>
        <w:t xml:space="preserve"> </w:t>
      </w:r>
      <w:proofErr w:type="gramStart"/>
      <w:r>
        <w:rPr>
          <w:color w:val="010101"/>
        </w:rPr>
        <w:t>Similar to</w:t>
      </w:r>
      <w:proofErr w:type="gramEnd"/>
      <w:r>
        <w:rPr>
          <w:color w:val="010101"/>
        </w:rPr>
        <w:t xml:space="preserve"> deconvolution of intact mass spectra (MS1), accurate and consistent deconvolution of fragmentation spectra (MS2) is</w:t>
      </w:r>
      <w:r>
        <w:rPr>
          <w:color w:val="010101"/>
          <w:spacing w:val="-5"/>
        </w:rPr>
        <w:t xml:space="preserve"> </w:t>
      </w:r>
      <w:proofErr w:type="spellStart"/>
      <w:r>
        <w:rPr>
          <w:color w:val="010101"/>
        </w:rPr>
        <w:t>im­</w:t>
      </w:r>
      <w:proofErr w:type="spellEnd"/>
      <w:r>
        <w:rPr>
          <w:color w:val="010101"/>
        </w:rPr>
        <w:t xml:space="preserve"> </w:t>
      </w:r>
      <w:proofErr w:type="spellStart"/>
      <w:r>
        <w:rPr>
          <w:color w:val="010101"/>
        </w:rPr>
        <w:t>mensely</w:t>
      </w:r>
      <w:proofErr w:type="spellEnd"/>
      <w:r>
        <w:rPr>
          <w:color w:val="010101"/>
        </w:rPr>
        <w:t xml:space="preserve"> challenging, doubly so as</w:t>
      </w:r>
      <w:r>
        <w:rPr>
          <w:color w:val="010101"/>
          <w:spacing w:val="-1"/>
        </w:rPr>
        <w:t xml:space="preserve"> </w:t>
      </w:r>
      <w:r>
        <w:rPr>
          <w:color w:val="010101"/>
        </w:rPr>
        <w:t xml:space="preserve">signal intensity is </w:t>
      </w:r>
      <w:r>
        <w:rPr>
          <w:color w:val="010101"/>
        </w:rPr>
        <w:t>split across multiple fragments. Low abundant fragments are difficulty to acquire, and fragment coverage (</w:t>
      </w:r>
      <w:proofErr w:type="gramStart"/>
      <w:r>
        <w:rPr>
          <w:color w:val="010101"/>
        </w:rPr>
        <w:t>i.e.</w:t>
      </w:r>
      <w:proofErr w:type="gramEnd"/>
      <w:r>
        <w:rPr>
          <w:color w:val="010101"/>
          <w:spacing w:val="40"/>
        </w:rPr>
        <w:t xml:space="preserve"> </w:t>
      </w:r>
      <w:r>
        <w:rPr>
          <w:color w:val="010101"/>
        </w:rPr>
        <w:t>the fraction of amide bonds that have one or</w:t>
      </w:r>
      <w:r>
        <w:rPr>
          <w:color w:val="010101"/>
          <w:spacing w:val="-1"/>
        </w:rPr>
        <w:t xml:space="preserve"> </w:t>
      </w:r>
      <w:r>
        <w:rPr>
          <w:color w:val="010101"/>
        </w:rPr>
        <w:t>more matching fragment mass in</w:t>
      </w:r>
      <w:r>
        <w:rPr>
          <w:color w:val="010101"/>
          <w:spacing w:val="-7"/>
        </w:rPr>
        <w:t xml:space="preserve"> </w:t>
      </w:r>
      <w:r>
        <w:rPr>
          <w:color w:val="010101"/>
        </w:rPr>
        <w:t xml:space="preserve">the spec­ </w:t>
      </w:r>
      <w:proofErr w:type="spellStart"/>
      <w:r>
        <w:rPr>
          <w:color w:val="010101"/>
        </w:rPr>
        <w:t>trum</w:t>
      </w:r>
      <w:proofErr w:type="spellEnd"/>
      <w:r>
        <w:rPr>
          <w:color w:val="010101"/>
        </w:rPr>
        <w:t>) is</w:t>
      </w:r>
      <w:r>
        <w:rPr>
          <w:color w:val="010101"/>
          <w:spacing w:val="-8"/>
        </w:rPr>
        <w:t xml:space="preserve"> </w:t>
      </w:r>
      <w:r>
        <w:rPr>
          <w:color w:val="010101"/>
        </w:rPr>
        <w:t>typically limited (8).</w:t>
      </w:r>
      <w:r>
        <w:rPr>
          <w:color w:val="010101"/>
          <w:spacing w:val="30"/>
        </w:rPr>
        <w:t xml:space="preserve"> </w:t>
      </w:r>
      <w:r>
        <w:rPr>
          <w:color w:val="010101"/>
        </w:rPr>
        <w:t>Peptide-centric</w:t>
      </w:r>
      <w:r>
        <w:rPr>
          <w:color w:val="010101"/>
          <w:spacing w:val="-11"/>
        </w:rPr>
        <w:t xml:space="preserve"> </w:t>
      </w:r>
      <w:r>
        <w:rPr>
          <w:color w:val="010101"/>
        </w:rPr>
        <w:t>analysis ar</w:t>
      </w:r>
      <w:r>
        <w:rPr>
          <w:color w:val="010101"/>
        </w:rPr>
        <w:t>e</w:t>
      </w:r>
      <w:r>
        <w:rPr>
          <w:color w:val="010101"/>
          <w:spacing w:val="-7"/>
        </w:rPr>
        <w:t xml:space="preserve"> </w:t>
      </w:r>
      <w:r>
        <w:rPr>
          <w:color w:val="010101"/>
        </w:rPr>
        <w:t>hindered by</w:t>
      </w:r>
      <w:r>
        <w:rPr>
          <w:color w:val="010101"/>
          <w:spacing w:val="-3"/>
        </w:rPr>
        <w:t xml:space="preserve"> </w:t>
      </w:r>
      <w:r>
        <w:rPr>
          <w:color w:val="010101"/>
        </w:rPr>
        <w:t>the</w:t>
      </w:r>
      <w:r>
        <w:rPr>
          <w:color w:val="010101"/>
          <w:spacing w:val="-7"/>
        </w:rPr>
        <w:t xml:space="preserve"> </w:t>
      </w:r>
      <w:r>
        <w:rPr>
          <w:color w:val="010101"/>
        </w:rPr>
        <w:t>presence of other clones with</w:t>
      </w:r>
      <w:r>
        <w:rPr>
          <w:color w:val="010101"/>
          <w:spacing w:val="-7"/>
        </w:rPr>
        <w:t xml:space="preserve"> </w:t>
      </w:r>
      <w:r>
        <w:rPr>
          <w:color w:val="010101"/>
        </w:rPr>
        <w:t>homologous sequences, short</w:t>
      </w:r>
      <w:r>
        <w:rPr>
          <w:color w:val="010101"/>
          <w:spacing w:val="-4"/>
        </w:rPr>
        <w:t xml:space="preserve"> </w:t>
      </w:r>
      <w:r>
        <w:rPr>
          <w:color w:val="010101"/>
        </w:rPr>
        <w:t>peptide length and</w:t>
      </w:r>
      <w:r>
        <w:rPr>
          <w:color w:val="010101"/>
          <w:spacing w:val="-5"/>
        </w:rPr>
        <w:t xml:space="preserve"> </w:t>
      </w:r>
      <w:r>
        <w:rPr>
          <w:color w:val="010101"/>
        </w:rPr>
        <w:t>low depth</w:t>
      </w:r>
      <w:r>
        <w:rPr>
          <w:color w:val="010101"/>
          <w:spacing w:val="-2"/>
        </w:rPr>
        <w:t xml:space="preserve"> </w:t>
      </w:r>
      <w:r>
        <w:rPr>
          <w:color w:val="010101"/>
        </w:rPr>
        <w:t>of</w:t>
      </w:r>
      <w:r>
        <w:rPr>
          <w:color w:val="010101"/>
          <w:spacing w:val="-7"/>
        </w:rPr>
        <w:t xml:space="preserve"> </w:t>
      </w:r>
      <w:proofErr w:type="spellStart"/>
      <w:r>
        <w:rPr>
          <w:color w:val="010101"/>
        </w:rPr>
        <w:t>cov­</w:t>
      </w:r>
      <w:proofErr w:type="spellEnd"/>
      <w:r>
        <w:rPr>
          <w:color w:val="010101"/>
        </w:rPr>
        <w:t xml:space="preserve"> </w:t>
      </w:r>
      <w:proofErr w:type="spellStart"/>
      <w:r>
        <w:rPr>
          <w:color w:val="010101"/>
        </w:rPr>
        <w:t>erage</w:t>
      </w:r>
      <w:proofErr w:type="spellEnd"/>
      <w:r>
        <w:rPr>
          <w:color w:val="010101"/>
        </w:rPr>
        <w:t>, which</w:t>
      </w:r>
      <w:r>
        <w:rPr>
          <w:color w:val="010101"/>
          <w:spacing w:val="-3"/>
        </w:rPr>
        <w:t xml:space="preserve"> </w:t>
      </w:r>
      <w:r>
        <w:rPr>
          <w:color w:val="010101"/>
        </w:rPr>
        <w:t>make</w:t>
      </w:r>
      <w:r>
        <w:rPr>
          <w:color w:val="010101"/>
          <w:spacing w:val="-4"/>
        </w:rPr>
        <w:t xml:space="preserve"> </w:t>
      </w:r>
      <w:r>
        <w:rPr>
          <w:color w:val="010101"/>
        </w:rPr>
        <w:t>read assembly exceptionally challenging.</w:t>
      </w:r>
      <w:r>
        <w:rPr>
          <w:color w:val="010101"/>
          <w:spacing w:val="40"/>
        </w:rPr>
        <w:t xml:space="preserve"> </w:t>
      </w:r>
      <w:r>
        <w:rPr>
          <w:color w:val="010101"/>
        </w:rPr>
        <w:t xml:space="preserve">Nevertheless, </w:t>
      </w:r>
      <w:proofErr w:type="spellStart"/>
      <w:r>
        <w:rPr>
          <w:color w:val="010101"/>
        </w:rPr>
        <w:t>leverag</w:t>
      </w:r>
      <w:proofErr w:type="spellEnd"/>
      <w:r>
        <w:rPr>
          <w:color w:val="010101"/>
        </w:rPr>
        <w:t xml:space="preserve">­ </w:t>
      </w:r>
      <w:proofErr w:type="spellStart"/>
      <w:r>
        <w:rPr>
          <w:color w:val="010101"/>
        </w:rPr>
        <w:t>ing</w:t>
      </w:r>
      <w:proofErr w:type="spellEnd"/>
      <w:r>
        <w:rPr>
          <w:color w:val="010101"/>
          <w:spacing w:val="-4"/>
        </w:rPr>
        <w:t xml:space="preserve"> </w:t>
      </w:r>
      <w:r>
        <w:rPr>
          <w:color w:val="010101"/>
        </w:rPr>
        <w:t>the</w:t>
      </w:r>
      <w:r>
        <w:rPr>
          <w:color w:val="010101"/>
          <w:spacing w:val="-6"/>
        </w:rPr>
        <w:t xml:space="preserve"> </w:t>
      </w:r>
      <w:r>
        <w:rPr>
          <w:color w:val="010101"/>
        </w:rPr>
        <w:t>synergy between the</w:t>
      </w:r>
      <w:r>
        <w:rPr>
          <w:color w:val="010101"/>
          <w:spacing w:val="-8"/>
        </w:rPr>
        <w:t xml:space="preserve"> </w:t>
      </w:r>
      <w:r>
        <w:rPr>
          <w:color w:val="010101"/>
        </w:rPr>
        <w:t>peptide- and</w:t>
      </w:r>
      <w:r>
        <w:rPr>
          <w:color w:val="010101"/>
          <w:spacing w:val="-5"/>
        </w:rPr>
        <w:t xml:space="preserve"> </w:t>
      </w:r>
      <w:r>
        <w:rPr>
          <w:color w:val="010101"/>
        </w:rPr>
        <w:t>protein-centric</w:t>
      </w:r>
      <w:r>
        <w:rPr>
          <w:color w:val="010101"/>
          <w:spacing w:val="-5"/>
        </w:rPr>
        <w:t xml:space="preserve"> </w:t>
      </w:r>
      <w:r>
        <w:rPr>
          <w:color w:val="010101"/>
        </w:rPr>
        <w:t xml:space="preserve">MS, </w:t>
      </w:r>
      <w:r>
        <w:rPr>
          <w:color w:val="010101"/>
        </w:rPr>
        <w:t>as</w:t>
      </w:r>
      <w:r>
        <w:rPr>
          <w:color w:val="010101"/>
          <w:spacing w:val="-3"/>
        </w:rPr>
        <w:t xml:space="preserve"> </w:t>
      </w:r>
      <w:r>
        <w:rPr>
          <w:color w:val="010101"/>
        </w:rPr>
        <w:t>well as</w:t>
      </w:r>
      <w:r>
        <w:rPr>
          <w:color w:val="010101"/>
          <w:spacing w:val="-8"/>
        </w:rPr>
        <w:t xml:space="preserve"> </w:t>
      </w:r>
      <w:r>
        <w:rPr>
          <w:color w:val="010101"/>
        </w:rPr>
        <w:t>the</w:t>
      </w:r>
      <w:r>
        <w:rPr>
          <w:color w:val="010101"/>
          <w:spacing w:val="-7"/>
        </w:rPr>
        <w:t xml:space="preserve"> </w:t>
      </w:r>
      <w:r>
        <w:rPr>
          <w:color w:val="010101"/>
        </w:rPr>
        <w:t>available germline sequences has made sequencing of abundant clones in serum possible</w:t>
      </w:r>
      <w:r>
        <w:rPr>
          <w:color w:val="2D2D2D"/>
        </w:rPr>
        <w:t xml:space="preserve">, </w:t>
      </w:r>
      <w:r>
        <w:rPr>
          <w:color w:val="010101"/>
        </w:rPr>
        <w:t>and the generalizable workflow presented in this thesis can be used as a stepping­ stone towards full automation.</w:t>
      </w:r>
    </w:p>
    <w:p w14:paraId="0BA36818" w14:textId="77777777" w:rsidR="00D25E69" w:rsidRDefault="00D25E69">
      <w:pPr>
        <w:pStyle w:val="BodyText"/>
        <w:rPr>
          <w:sz w:val="22"/>
        </w:rPr>
      </w:pPr>
    </w:p>
    <w:p w14:paraId="16DD11A6" w14:textId="77777777" w:rsidR="00D25E69" w:rsidRDefault="00D25E69">
      <w:pPr>
        <w:pStyle w:val="BodyText"/>
        <w:spacing w:before="5"/>
        <w:rPr>
          <w:sz w:val="23"/>
        </w:rPr>
      </w:pPr>
    </w:p>
    <w:p w14:paraId="39FAD83C" w14:textId="77777777" w:rsidR="00D25E69" w:rsidRDefault="004E78E4">
      <w:pPr>
        <w:ind w:left="1216"/>
        <w:jc w:val="both"/>
        <w:rPr>
          <w:b/>
          <w:sz w:val="20"/>
        </w:rPr>
      </w:pPr>
      <w:r>
        <w:rPr>
          <w:b/>
          <w:color w:val="010101"/>
          <w:w w:val="105"/>
          <w:sz w:val="20"/>
        </w:rPr>
        <w:t>Factors</w:t>
      </w:r>
      <w:r>
        <w:rPr>
          <w:b/>
          <w:color w:val="010101"/>
          <w:spacing w:val="6"/>
          <w:w w:val="105"/>
          <w:sz w:val="20"/>
        </w:rPr>
        <w:t xml:space="preserve"> </w:t>
      </w:r>
      <w:r>
        <w:rPr>
          <w:b/>
          <w:color w:val="010101"/>
          <w:w w:val="105"/>
          <w:sz w:val="20"/>
        </w:rPr>
        <w:t>impacting</w:t>
      </w:r>
      <w:r>
        <w:rPr>
          <w:b/>
          <w:color w:val="010101"/>
          <w:spacing w:val="10"/>
          <w:w w:val="105"/>
          <w:sz w:val="20"/>
        </w:rPr>
        <w:t xml:space="preserve"> </w:t>
      </w:r>
      <w:r>
        <w:rPr>
          <w:b/>
          <w:color w:val="010101"/>
          <w:w w:val="105"/>
          <w:sz w:val="20"/>
        </w:rPr>
        <w:t>sequencing</w:t>
      </w:r>
      <w:r>
        <w:rPr>
          <w:b/>
          <w:color w:val="010101"/>
          <w:spacing w:val="10"/>
          <w:w w:val="105"/>
          <w:sz w:val="20"/>
        </w:rPr>
        <w:t xml:space="preserve"> </w:t>
      </w:r>
      <w:proofErr w:type="gramStart"/>
      <w:r>
        <w:rPr>
          <w:b/>
          <w:color w:val="010101"/>
          <w:spacing w:val="-2"/>
          <w:w w:val="105"/>
          <w:sz w:val="20"/>
        </w:rPr>
        <w:t>strategies</w:t>
      </w:r>
      <w:proofErr w:type="gramEnd"/>
    </w:p>
    <w:p w14:paraId="674641D9" w14:textId="77777777" w:rsidR="00D25E69" w:rsidRDefault="00D25E69">
      <w:pPr>
        <w:pStyle w:val="BodyText"/>
        <w:rPr>
          <w:b/>
          <w:sz w:val="22"/>
        </w:rPr>
      </w:pPr>
    </w:p>
    <w:p w14:paraId="0D5909B0" w14:textId="77777777" w:rsidR="00D25E69" w:rsidRDefault="00D67176">
      <w:pPr>
        <w:pStyle w:val="BodyText"/>
        <w:spacing w:before="152" w:line="424" w:lineRule="auto"/>
        <w:ind w:left="1213" w:right="1195" w:firstLine="2"/>
        <w:jc w:val="both"/>
      </w:pPr>
      <w:r>
        <w:rPr>
          <w:noProof/>
        </w:rPr>
        <mc:AlternateContent>
          <mc:Choice Requires="wps">
            <w:drawing>
              <wp:anchor distT="0" distB="0" distL="114300" distR="114300" simplePos="0" relativeHeight="15735296" behindDoc="0" locked="0" layoutInCell="1" allowOverlap="1" wp14:anchorId="76EAA516" wp14:editId="22CC3627">
                <wp:simplePos x="0" y="0"/>
                <wp:positionH relativeFrom="page">
                  <wp:posOffset>0</wp:posOffset>
                </wp:positionH>
                <wp:positionV relativeFrom="paragraph">
                  <wp:posOffset>443865</wp:posOffset>
                </wp:positionV>
                <wp:extent cx="372110" cy="965200"/>
                <wp:effectExtent l="0" t="0" r="0" b="0"/>
                <wp:wrapNone/>
                <wp:docPr id="2001518027" name="docshape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72110" cy="965200"/>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CD163C" w14:textId="77777777" w:rsidR="00D25E69" w:rsidRDefault="00D25E69">
                            <w:pPr>
                              <w:pStyle w:val="BodyText"/>
                              <w:rPr>
                                <w:color w:val="000000"/>
                                <w:sz w:val="32"/>
                              </w:rPr>
                            </w:pPr>
                          </w:p>
                          <w:p w14:paraId="6BDAC021" w14:textId="77777777" w:rsidR="00D25E69" w:rsidRDefault="00D25E69">
                            <w:pPr>
                              <w:pStyle w:val="BodyText"/>
                              <w:spacing w:before="6"/>
                              <w:rPr>
                                <w:color w:val="000000"/>
                                <w:sz w:val="25"/>
                              </w:rPr>
                            </w:pPr>
                          </w:p>
                          <w:p w14:paraId="4209A501" w14:textId="77777777" w:rsidR="00D25E69" w:rsidRDefault="004E78E4">
                            <w:pPr>
                              <w:ind w:left="165"/>
                              <w:rPr>
                                <w:b/>
                                <w:color w:val="000000"/>
                                <w:sz w:val="29"/>
                              </w:rPr>
                            </w:pPr>
                            <w:r>
                              <w:rPr>
                                <w:b/>
                                <w:color w:val="FFFFFF"/>
                                <w:w w:val="105"/>
                                <w:sz w:val="29"/>
                              </w:rPr>
                              <w:t>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EAA516" id="docshape43" o:spid="_x0000_s1034" type="#_x0000_t202" style="position:absolute;left:0;text-align:left;margin-left:0;margin-top:34.95pt;width:29.3pt;height:76pt;z-index:15735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" fillcolor="gray" stroked="f">
                <v:path arrowok="t"/>
                <v:textbox inset="0,0,0,0">
                  <w:txbxContent>
                    <w:p w14:paraId="19CD163C" w14:textId="77777777" w:rsidR="00D25E69" w:rsidRDefault="00D25E69">
                      <w:pPr>
                        <w:pStyle w:val="BodyText"/>
                        <w:rPr>
                          <w:color w:val="000000"/>
                          <w:sz w:val="32"/>
                        </w:rPr>
                      </w:pPr>
                    </w:p>
                    <w:p w14:paraId="6BDAC021" w14:textId="77777777" w:rsidR="00D25E69" w:rsidRDefault="00D25E69">
                      <w:pPr>
                        <w:pStyle w:val="BodyText"/>
                        <w:spacing w:before="6"/>
                        <w:rPr>
                          <w:color w:val="000000"/>
                          <w:sz w:val="25"/>
                        </w:rPr>
                      </w:pPr>
                    </w:p>
                    <w:p w14:paraId="4209A501" w14:textId="77777777" w:rsidR="00D25E69" w:rsidRDefault="004E78E4">
                      <w:pPr>
                        <w:ind w:left="165"/>
                        <w:rPr>
                          <w:b/>
                          <w:color w:val="000000"/>
                          <w:sz w:val="29"/>
                        </w:rPr>
                      </w:pPr>
                      <w:r>
                        <w:rPr>
                          <w:b/>
                          <w:color w:val="FFFFFF"/>
                          <w:w w:val="105"/>
                          <w:sz w:val="29"/>
                        </w:rPr>
                        <w:t>6</w:t>
                      </w:r>
                    </w:p>
                  </w:txbxContent>
                </v:textbox>
                <w10:wrap anchorx="page"/>
              </v:shape>
            </w:pict>
          </mc:Fallback>
        </mc:AlternateContent>
      </w:r>
      <w:r>
        <w:rPr>
          <w:color w:val="010101"/>
        </w:rPr>
        <w:t>As</w:t>
      </w:r>
      <w:r>
        <w:rPr>
          <w:color w:val="010101"/>
          <w:spacing w:val="-2"/>
        </w:rPr>
        <w:t xml:space="preserve"> </w:t>
      </w:r>
      <w:r>
        <w:rPr>
          <w:color w:val="010101"/>
        </w:rPr>
        <w:t>antibody samples can be</w:t>
      </w:r>
      <w:r>
        <w:rPr>
          <w:color w:val="010101"/>
          <w:spacing w:val="-12"/>
        </w:rPr>
        <w:t xml:space="preserve"> </w:t>
      </w:r>
      <w:r>
        <w:rPr>
          <w:color w:val="010101"/>
        </w:rPr>
        <w:t>incredibly diverse, a</w:t>
      </w:r>
      <w:r>
        <w:rPr>
          <w:color w:val="010101"/>
          <w:spacing w:val="-3"/>
        </w:rPr>
        <w:t xml:space="preserve"> </w:t>
      </w:r>
      <w:r>
        <w:rPr>
          <w:color w:val="010101"/>
        </w:rPr>
        <w:t>big challenge for a</w:t>
      </w:r>
      <w:r>
        <w:rPr>
          <w:color w:val="010101"/>
          <w:spacing w:val="-8"/>
        </w:rPr>
        <w:t xml:space="preserve"> </w:t>
      </w:r>
      <w:r>
        <w:rPr>
          <w:color w:val="010101"/>
        </w:rPr>
        <w:t>robust antibody sequencing workflow is</w:t>
      </w:r>
      <w:r>
        <w:rPr>
          <w:color w:val="010101"/>
          <w:spacing w:val="-2"/>
        </w:rPr>
        <w:t xml:space="preserve"> </w:t>
      </w:r>
      <w:r>
        <w:rPr>
          <w:color w:val="010101"/>
        </w:rPr>
        <w:t>keeping the workflow broadly applicable.</w:t>
      </w:r>
      <w:r>
        <w:rPr>
          <w:color w:val="010101"/>
          <w:spacing w:val="40"/>
        </w:rPr>
        <w:t xml:space="preserve"> </w:t>
      </w:r>
      <w:r>
        <w:rPr>
          <w:color w:val="010101"/>
        </w:rPr>
        <w:t xml:space="preserve">The optimal </w:t>
      </w:r>
      <w:proofErr w:type="spellStart"/>
      <w:r>
        <w:rPr>
          <w:color w:val="010101"/>
        </w:rPr>
        <w:t>strat­</w:t>
      </w:r>
      <w:proofErr w:type="spellEnd"/>
      <w:r>
        <w:rPr>
          <w:color w:val="010101"/>
        </w:rPr>
        <w:t xml:space="preserve"> </w:t>
      </w:r>
      <w:proofErr w:type="spellStart"/>
      <w:r>
        <w:rPr>
          <w:color w:val="010101"/>
        </w:rPr>
        <w:t>egy</w:t>
      </w:r>
      <w:proofErr w:type="spellEnd"/>
      <w:r>
        <w:rPr>
          <w:color w:val="010101"/>
        </w:rPr>
        <w:t xml:space="preserve"> for a</w:t>
      </w:r>
      <w:r>
        <w:rPr>
          <w:color w:val="010101"/>
          <w:spacing w:val="-5"/>
        </w:rPr>
        <w:t xml:space="preserve"> </w:t>
      </w:r>
      <w:r>
        <w:rPr>
          <w:color w:val="010101"/>
        </w:rPr>
        <w:t>sequencing experiment depends on</w:t>
      </w:r>
      <w:r>
        <w:rPr>
          <w:color w:val="010101"/>
          <w:spacing w:val="-6"/>
        </w:rPr>
        <w:t xml:space="preserve"> </w:t>
      </w:r>
      <w:r>
        <w:rPr>
          <w:color w:val="010101"/>
        </w:rPr>
        <w:t>many factors:</w:t>
      </w:r>
      <w:r>
        <w:rPr>
          <w:color w:val="010101"/>
          <w:spacing w:val="31"/>
        </w:rPr>
        <w:t xml:space="preserve"> </w:t>
      </w:r>
      <w:r>
        <w:rPr>
          <w:color w:val="010101"/>
        </w:rPr>
        <w:t>How many other clones are in the sample?</w:t>
      </w:r>
      <w:r>
        <w:rPr>
          <w:color w:val="010101"/>
          <w:spacing w:val="40"/>
        </w:rPr>
        <w:t xml:space="preserve"> </w:t>
      </w:r>
      <w:r>
        <w:rPr>
          <w:color w:val="010101"/>
        </w:rPr>
        <w:t>Are these other clones relatively abundant compared to your target clone?</w:t>
      </w:r>
      <w:r>
        <w:rPr>
          <w:color w:val="010101"/>
          <w:spacing w:val="40"/>
        </w:rPr>
        <w:t xml:space="preserve"> </w:t>
      </w:r>
      <w:r>
        <w:rPr>
          <w:color w:val="010101"/>
        </w:rPr>
        <w:t>Are specific proteases available to facilitate middle down analysis? How</w:t>
      </w:r>
      <w:r>
        <w:rPr>
          <w:color w:val="010101"/>
          <w:spacing w:val="23"/>
        </w:rPr>
        <w:t xml:space="preserve"> </w:t>
      </w:r>
      <w:r>
        <w:rPr>
          <w:color w:val="010101"/>
        </w:rPr>
        <w:t>much sample</w:t>
      </w:r>
      <w:r>
        <w:rPr>
          <w:color w:val="010101"/>
          <w:spacing w:val="28"/>
        </w:rPr>
        <w:t xml:space="preserve"> </w:t>
      </w:r>
      <w:r>
        <w:rPr>
          <w:color w:val="010101"/>
        </w:rPr>
        <w:t>is available?</w:t>
      </w:r>
      <w:r>
        <w:rPr>
          <w:color w:val="010101"/>
          <w:spacing w:val="80"/>
        </w:rPr>
        <w:t xml:space="preserve"> </w:t>
      </w:r>
      <w:r>
        <w:rPr>
          <w:color w:val="010101"/>
        </w:rPr>
        <w:t>Are there coeluting</w:t>
      </w:r>
      <w:r>
        <w:rPr>
          <w:color w:val="010101"/>
          <w:spacing w:val="37"/>
        </w:rPr>
        <w:t xml:space="preserve"> </w:t>
      </w:r>
      <w:r>
        <w:rPr>
          <w:color w:val="010101"/>
        </w:rPr>
        <w:t>clones?</w:t>
      </w:r>
      <w:r>
        <w:rPr>
          <w:color w:val="010101"/>
          <w:spacing w:val="80"/>
        </w:rPr>
        <w:t xml:space="preserve"> </w:t>
      </w:r>
      <w:r>
        <w:rPr>
          <w:color w:val="010101"/>
        </w:rPr>
        <w:t>Is there</w:t>
      </w:r>
      <w:r>
        <w:rPr>
          <w:color w:val="010101"/>
          <w:spacing w:val="24"/>
        </w:rPr>
        <w:t xml:space="preserve"> </w:t>
      </w:r>
      <w:r>
        <w:rPr>
          <w:color w:val="010101"/>
        </w:rPr>
        <w:t xml:space="preserve">the </w:t>
      </w:r>
      <w:proofErr w:type="spellStart"/>
      <w:r>
        <w:rPr>
          <w:color w:val="010101"/>
        </w:rPr>
        <w:t>possibil</w:t>
      </w:r>
      <w:proofErr w:type="spellEnd"/>
      <w:r>
        <w:rPr>
          <w:color w:val="010101"/>
        </w:rPr>
        <w:t xml:space="preserve">­ </w:t>
      </w:r>
      <w:proofErr w:type="spellStart"/>
      <w:r>
        <w:rPr>
          <w:color w:val="010101"/>
        </w:rPr>
        <w:t>ity</w:t>
      </w:r>
      <w:proofErr w:type="spellEnd"/>
      <w:r>
        <w:rPr>
          <w:color w:val="010101"/>
        </w:rPr>
        <w:t xml:space="preserve"> for affinity purification or fractionation prior to sequencing?</w:t>
      </w:r>
      <w:r>
        <w:rPr>
          <w:color w:val="010101"/>
          <w:spacing w:val="40"/>
        </w:rPr>
        <w:t xml:space="preserve"> </w:t>
      </w:r>
      <w:r>
        <w:rPr>
          <w:color w:val="010101"/>
        </w:rPr>
        <w:t>How divergent is the clone</w:t>
      </w:r>
      <w:r>
        <w:rPr>
          <w:color w:val="010101"/>
          <w:spacing w:val="19"/>
        </w:rPr>
        <w:t xml:space="preserve"> </w:t>
      </w:r>
      <w:r>
        <w:rPr>
          <w:color w:val="010101"/>
        </w:rPr>
        <w:t>from</w:t>
      </w:r>
      <w:r>
        <w:rPr>
          <w:color w:val="010101"/>
          <w:spacing w:val="22"/>
        </w:rPr>
        <w:t xml:space="preserve"> </w:t>
      </w:r>
      <w:r>
        <w:rPr>
          <w:color w:val="010101"/>
        </w:rPr>
        <w:t>the germline</w:t>
      </w:r>
      <w:r>
        <w:rPr>
          <w:color w:val="010101"/>
          <w:spacing w:val="23"/>
        </w:rPr>
        <w:t xml:space="preserve"> </w:t>
      </w:r>
      <w:r>
        <w:rPr>
          <w:color w:val="010101"/>
        </w:rPr>
        <w:t>sequence?</w:t>
      </w:r>
      <w:r>
        <w:rPr>
          <w:color w:val="010101"/>
          <w:spacing w:val="77"/>
        </w:rPr>
        <w:t xml:space="preserve"> </w:t>
      </w:r>
      <w:r>
        <w:rPr>
          <w:color w:val="010101"/>
        </w:rPr>
        <w:t>How</w:t>
      </w:r>
      <w:r>
        <w:rPr>
          <w:color w:val="010101"/>
          <w:spacing w:val="23"/>
        </w:rPr>
        <w:t xml:space="preserve"> </w:t>
      </w:r>
      <w:r>
        <w:rPr>
          <w:color w:val="010101"/>
        </w:rPr>
        <w:t>good</w:t>
      </w:r>
      <w:r>
        <w:rPr>
          <w:color w:val="010101"/>
          <w:spacing w:val="21"/>
        </w:rPr>
        <w:t xml:space="preserve"> </w:t>
      </w:r>
      <w:r>
        <w:rPr>
          <w:color w:val="010101"/>
        </w:rPr>
        <w:t>is bottom-up</w:t>
      </w:r>
      <w:r>
        <w:rPr>
          <w:color w:val="010101"/>
          <w:spacing w:val="31"/>
        </w:rPr>
        <w:t xml:space="preserve"> </w:t>
      </w:r>
      <w:r>
        <w:rPr>
          <w:color w:val="010101"/>
        </w:rPr>
        <w:t>coverage?</w:t>
      </w:r>
      <w:r>
        <w:rPr>
          <w:color w:val="010101"/>
          <w:spacing w:val="73"/>
        </w:rPr>
        <w:t xml:space="preserve"> </w:t>
      </w:r>
      <w:r>
        <w:rPr>
          <w:color w:val="010101"/>
        </w:rPr>
        <w:t>How</w:t>
      </w:r>
      <w:r>
        <w:rPr>
          <w:color w:val="010101"/>
          <w:spacing w:val="19"/>
        </w:rPr>
        <w:t xml:space="preserve"> </w:t>
      </w:r>
      <w:r>
        <w:rPr>
          <w:color w:val="010101"/>
        </w:rPr>
        <w:t>good is</w:t>
      </w:r>
      <w:r>
        <w:rPr>
          <w:color w:val="010101"/>
          <w:spacing w:val="-9"/>
        </w:rPr>
        <w:t xml:space="preserve"> </w:t>
      </w:r>
      <w:r>
        <w:rPr>
          <w:color w:val="010101"/>
        </w:rPr>
        <w:t>top-down coverage?</w:t>
      </w:r>
      <w:r>
        <w:rPr>
          <w:color w:val="010101"/>
          <w:spacing w:val="32"/>
        </w:rPr>
        <w:t xml:space="preserve"> </w:t>
      </w:r>
      <w:r>
        <w:rPr>
          <w:color w:val="010101"/>
        </w:rPr>
        <w:t>Many of</w:t>
      </w:r>
      <w:r>
        <w:rPr>
          <w:color w:val="010101"/>
          <w:spacing w:val="-6"/>
        </w:rPr>
        <w:t xml:space="preserve"> </w:t>
      </w:r>
      <w:r>
        <w:rPr>
          <w:color w:val="010101"/>
        </w:rPr>
        <w:t>these questions cannot be</w:t>
      </w:r>
      <w:r>
        <w:rPr>
          <w:color w:val="010101"/>
          <w:spacing w:val="-3"/>
        </w:rPr>
        <w:t xml:space="preserve"> </w:t>
      </w:r>
      <w:r>
        <w:rPr>
          <w:color w:val="010101"/>
        </w:rPr>
        <w:t>answered before starting the experiment or require additional experiments and therefore time</w:t>
      </w:r>
      <w:r>
        <w:rPr>
          <w:color w:val="2D2D2D"/>
        </w:rPr>
        <w:t>,</w:t>
      </w:r>
      <w:r>
        <w:rPr>
          <w:color w:val="2D2D2D"/>
          <w:spacing w:val="-12"/>
        </w:rPr>
        <w:t xml:space="preserve"> </w:t>
      </w:r>
      <w:r>
        <w:rPr>
          <w:color w:val="010101"/>
        </w:rPr>
        <w:t>resources, and sample.</w:t>
      </w:r>
      <w:r>
        <w:rPr>
          <w:color w:val="010101"/>
          <w:spacing w:val="33"/>
        </w:rPr>
        <w:t xml:space="preserve"> </w:t>
      </w:r>
      <w:r>
        <w:rPr>
          <w:color w:val="010101"/>
        </w:rPr>
        <w:t>While this</w:t>
      </w:r>
      <w:r>
        <w:rPr>
          <w:color w:val="010101"/>
          <w:spacing w:val="-9"/>
        </w:rPr>
        <w:t xml:space="preserve"> </w:t>
      </w:r>
      <w:r>
        <w:rPr>
          <w:color w:val="010101"/>
        </w:rPr>
        <w:t>may seem like</w:t>
      </w:r>
      <w:r>
        <w:rPr>
          <w:color w:val="010101"/>
          <w:spacing w:val="-4"/>
        </w:rPr>
        <w:t xml:space="preserve"> </w:t>
      </w:r>
      <w:r>
        <w:rPr>
          <w:color w:val="010101"/>
        </w:rPr>
        <w:t>a</w:t>
      </w:r>
      <w:r>
        <w:rPr>
          <w:color w:val="010101"/>
          <w:spacing w:val="-9"/>
        </w:rPr>
        <w:t xml:space="preserve"> </w:t>
      </w:r>
      <w:r>
        <w:rPr>
          <w:color w:val="010101"/>
        </w:rPr>
        <w:t>negative outlook</w:t>
      </w:r>
      <w:r>
        <w:rPr>
          <w:color w:val="2D2D2D"/>
        </w:rPr>
        <w:t>,</w:t>
      </w:r>
      <w:r>
        <w:rPr>
          <w:color w:val="2D2D2D"/>
          <w:spacing w:val="-21"/>
        </w:rPr>
        <w:t xml:space="preserve"> </w:t>
      </w:r>
      <w:r>
        <w:rPr>
          <w:color w:val="010101"/>
        </w:rPr>
        <w:t>it</w:t>
      </w:r>
      <w:r>
        <w:rPr>
          <w:color w:val="010101"/>
          <w:spacing w:val="-8"/>
        </w:rPr>
        <w:t xml:space="preserve"> </w:t>
      </w:r>
      <w:r>
        <w:rPr>
          <w:color w:val="010101"/>
        </w:rPr>
        <w:t>is</w:t>
      </w:r>
      <w:r>
        <w:rPr>
          <w:color w:val="010101"/>
          <w:spacing w:val="-11"/>
        </w:rPr>
        <w:t xml:space="preserve"> </w:t>
      </w:r>
      <w:r>
        <w:rPr>
          <w:color w:val="010101"/>
        </w:rPr>
        <w:t>good to</w:t>
      </w:r>
      <w:r>
        <w:rPr>
          <w:color w:val="010101"/>
          <w:spacing w:val="-2"/>
        </w:rPr>
        <w:t xml:space="preserve"> </w:t>
      </w:r>
      <w:r>
        <w:rPr>
          <w:color w:val="010101"/>
        </w:rPr>
        <w:t xml:space="preserve">remember that </w:t>
      </w:r>
      <w:proofErr w:type="gramStart"/>
      <w:r>
        <w:rPr>
          <w:color w:val="010101"/>
        </w:rPr>
        <w:t>just</w:t>
      </w:r>
      <w:proofErr w:type="gramEnd"/>
    </w:p>
    <w:p w14:paraId="2BD54EF9" w14:textId="77777777" w:rsidR="00D25E69" w:rsidRDefault="00D25E69">
      <w:pPr>
        <w:spacing w:line="424" w:lineRule="auto"/>
        <w:jc w:val="both"/>
        <w:sectPr w:rsidR="00D25E69">
          <w:pgSz w:w="10320" w:h="14580"/>
          <w:pgMar w:top="1140" w:right="0" w:bottom="900" w:left="0" w:header="807" w:footer="714" w:gutter="0"/>
          <w:cols w:space="720"/>
        </w:sectPr>
      </w:pPr>
    </w:p>
    <w:p w14:paraId="31437C7A" w14:textId="77777777" w:rsidR="00D25E69" w:rsidRDefault="00D25E69">
      <w:pPr>
        <w:pStyle w:val="BodyText"/>
        <w:spacing w:before="8"/>
        <w:rPr>
          <w:sz w:val="23"/>
        </w:rPr>
      </w:pPr>
    </w:p>
    <w:p w14:paraId="050B1BE1" w14:textId="373EECEA" w:rsidR="00D25E69" w:rsidRDefault="004E78E4">
      <w:pPr>
        <w:pStyle w:val="BodyText"/>
        <w:spacing w:before="94" w:line="424" w:lineRule="auto"/>
        <w:ind w:left="1216" w:right="1194" w:firstLine="1"/>
        <w:jc w:val="both"/>
      </w:pPr>
      <w:r>
        <w:rPr>
          <w:color w:val="010101"/>
        </w:rPr>
        <w:t xml:space="preserve">a few years </w:t>
      </w:r>
      <w:proofErr w:type="gramStart"/>
      <w:r>
        <w:rPr>
          <w:color w:val="010101"/>
        </w:rPr>
        <w:t>ago</w:t>
      </w:r>
      <w:proofErr w:type="gramEnd"/>
      <w:r>
        <w:rPr>
          <w:color w:val="010101"/>
        </w:rPr>
        <w:t xml:space="preserve"> detection and deconvolution of individual antibody clon</w:t>
      </w:r>
      <w:r>
        <w:rPr>
          <w:color w:val="010101"/>
        </w:rPr>
        <w:t>es in com­ plex samples such as serum seemed practically impossible and sequencing even more so.</w:t>
      </w:r>
      <w:r>
        <w:rPr>
          <w:color w:val="010101"/>
          <w:spacing w:val="40"/>
        </w:rPr>
        <w:t xml:space="preserve"> </w:t>
      </w:r>
      <w:r>
        <w:rPr>
          <w:color w:val="010101"/>
        </w:rPr>
        <w:t>The incredible advances in the field of biomolecular mass spectrometry over the</w:t>
      </w:r>
      <w:r>
        <w:rPr>
          <w:color w:val="010101"/>
          <w:spacing w:val="-3"/>
        </w:rPr>
        <w:t xml:space="preserve"> </w:t>
      </w:r>
      <w:r>
        <w:rPr>
          <w:color w:val="010101"/>
        </w:rPr>
        <w:t>past decades are</w:t>
      </w:r>
      <w:r>
        <w:rPr>
          <w:color w:val="010101"/>
          <w:spacing w:val="-1"/>
        </w:rPr>
        <w:t xml:space="preserve"> </w:t>
      </w:r>
      <w:r>
        <w:rPr>
          <w:color w:val="010101"/>
        </w:rPr>
        <w:t>an indication that there really is</w:t>
      </w:r>
      <w:r>
        <w:rPr>
          <w:color w:val="010101"/>
          <w:spacing w:val="-5"/>
        </w:rPr>
        <w:t xml:space="preserve"> </w:t>
      </w:r>
      <w:r>
        <w:rPr>
          <w:color w:val="010101"/>
        </w:rPr>
        <w:t xml:space="preserve">no telling how far we </w:t>
      </w:r>
      <w:r>
        <w:rPr>
          <w:color w:val="010101"/>
        </w:rPr>
        <w:t>can still</w:t>
      </w:r>
      <w:r>
        <w:rPr>
          <w:color w:val="010101"/>
          <w:spacing w:val="-6"/>
        </w:rPr>
        <w:t xml:space="preserve"> </w:t>
      </w:r>
      <w:r>
        <w:rPr>
          <w:color w:val="010101"/>
        </w:rPr>
        <w:t>improve through incremental improvements, not only to spectral processing and acquisition but also to downstream processing</w:t>
      </w:r>
      <w:r>
        <w:rPr>
          <w:color w:val="010101"/>
          <w:spacing w:val="39"/>
        </w:rPr>
        <w:t xml:space="preserve"> </w:t>
      </w:r>
      <w:r>
        <w:rPr>
          <w:color w:val="010101"/>
        </w:rPr>
        <w:t>of the data.</w:t>
      </w:r>
      <w:r>
        <w:rPr>
          <w:color w:val="010101"/>
          <w:spacing w:val="40"/>
        </w:rPr>
        <w:t xml:space="preserve"> </w:t>
      </w:r>
      <w:r>
        <w:rPr>
          <w:color w:val="010101"/>
        </w:rPr>
        <w:t xml:space="preserve">In my opinion, the cur­ rent stage of implementation of </w:t>
      </w:r>
      <w:r>
        <w:rPr>
          <w:i/>
          <w:color w:val="010101"/>
        </w:rPr>
        <w:t xml:space="preserve">de </w:t>
      </w:r>
      <w:del w:id="79" w:author="Heck, A.J.R. (Albert)" w:date="2023-04-21T09:11:00Z">
        <w:r w:rsidDel="00A46120">
          <w:rPr>
            <w:i/>
            <w:color w:val="010101"/>
          </w:rPr>
          <w:delText xml:space="preserve">nova </w:delText>
        </w:r>
      </w:del>
      <w:ins w:id="80" w:author="Heck, A.J.R. (Albert)" w:date="2023-04-21T09:11:00Z">
        <w:r w:rsidR="00A46120">
          <w:rPr>
            <w:i/>
            <w:color w:val="010101"/>
          </w:rPr>
          <w:t xml:space="preserve">novo </w:t>
        </w:r>
      </w:ins>
      <w:r>
        <w:rPr>
          <w:color w:val="010101"/>
        </w:rPr>
        <w:t xml:space="preserve">sequencing of endogenous antibodies has </w:t>
      </w:r>
      <w:r>
        <w:rPr>
          <w:color w:val="010101"/>
        </w:rPr>
        <w:t>only</w:t>
      </w:r>
      <w:r>
        <w:rPr>
          <w:color w:val="010101"/>
          <w:spacing w:val="26"/>
        </w:rPr>
        <w:t xml:space="preserve"> </w:t>
      </w:r>
      <w:r>
        <w:rPr>
          <w:color w:val="010101"/>
        </w:rPr>
        <w:t>scratched</w:t>
      </w:r>
      <w:r>
        <w:rPr>
          <w:color w:val="010101"/>
          <w:spacing w:val="34"/>
        </w:rPr>
        <w:t xml:space="preserve"> </w:t>
      </w:r>
      <w:r>
        <w:rPr>
          <w:color w:val="010101"/>
        </w:rPr>
        <w:t>the surface</w:t>
      </w:r>
      <w:r>
        <w:rPr>
          <w:color w:val="010101"/>
          <w:spacing w:val="23"/>
        </w:rPr>
        <w:t xml:space="preserve"> </w:t>
      </w:r>
      <w:r>
        <w:rPr>
          <w:color w:val="010101"/>
        </w:rPr>
        <w:t>of the possibilities, and</w:t>
      </w:r>
      <w:r>
        <w:rPr>
          <w:color w:val="010101"/>
          <w:spacing w:val="19"/>
        </w:rPr>
        <w:t xml:space="preserve"> </w:t>
      </w:r>
      <w:r>
        <w:rPr>
          <w:color w:val="010101"/>
        </w:rPr>
        <w:t>there</w:t>
      </w:r>
      <w:r>
        <w:rPr>
          <w:color w:val="010101"/>
          <w:spacing w:val="19"/>
        </w:rPr>
        <w:t xml:space="preserve"> </w:t>
      </w:r>
      <w:r>
        <w:rPr>
          <w:color w:val="010101"/>
        </w:rPr>
        <w:t>is</w:t>
      </w:r>
      <w:r>
        <w:rPr>
          <w:color w:val="010101"/>
          <w:spacing w:val="19"/>
        </w:rPr>
        <w:t xml:space="preserve"> </w:t>
      </w:r>
      <w:r>
        <w:rPr>
          <w:color w:val="010101"/>
        </w:rPr>
        <w:t>a</w:t>
      </w:r>
      <w:r>
        <w:rPr>
          <w:color w:val="010101"/>
          <w:spacing w:val="18"/>
        </w:rPr>
        <w:t xml:space="preserve"> </w:t>
      </w:r>
      <w:r>
        <w:rPr>
          <w:color w:val="010101"/>
        </w:rPr>
        <w:t>litany</w:t>
      </w:r>
      <w:r>
        <w:rPr>
          <w:color w:val="010101"/>
          <w:spacing w:val="30"/>
        </w:rPr>
        <w:t xml:space="preserve"> </w:t>
      </w:r>
      <w:r>
        <w:rPr>
          <w:color w:val="010101"/>
        </w:rPr>
        <w:t xml:space="preserve">of opportunities to improve data analysis, instrumentation and protocol adaptations that are readily </w:t>
      </w:r>
      <w:r>
        <w:rPr>
          <w:color w:val="010101"/>
          <w:spacing w:val="-2"/>
        </w:rPr>
        <w:t>available.</w:t>
      </w:r>
    </w:p>
    <w:p w14:paraId="16394C20" w14:textId="77777777" w:rsidR="00D25E69" w:rsidRDefault="00D25E69">
      <w:pPr>
        <w:pStyle w:val="BodyText"/>
        <w:spacing w:before="11"/>
        <w:rPr>
          <w:sz w:val="31"/>
        </w:rPr>
      </w:pPr>
    </w:p>
    <w:p w14:paraId="2F2A22BF" w14:textId="77777777" w:rsidR="00D25E69" w:rsidRDefault="004E78E4">
      <w:pPr>
        <w:ind w:left="1216"/>
        <w:jc w:val="both"/>
        <w:rPr>
          <w:b/>
          <w:sz w:val="20"/>
        </w:rPr>
      </w:pPr>
      <w:r>
        <w:rPr>
          <w:b/>
          <w:color w:val="010101"/>
          <w:w w:val="105"/>
          <w:sz w:val="20"/>
        </w:rPr>
        <w:t>Protein</w:t>
      </w:r>
      <w:r>
        <w:rPr>
          <w:b/>
          <w:color w:val="010101"/>
          <w:spacing w:val="9"/>
          <w:w w:val="105"/>
          <w:sz w:val="20"/>
        </w:rPr>
        <w:t xml:space="preserve"> </w:t>
      </w:r>
      <w:r>
        <w:rPr>
          <w:b/>
          <w:color w:val="010101"/>
          <w:w w:val="105"/>
          <w:sz w:val="20"/>
        </w:rPr>
        <w:t>centric</w:t>
      </w:r>
      <w:r>
        <w:rPr>
          <w:b/>
          <w:color w:val="010101"/>
          <w:spacing w:val="9"/>
          <w:w w:val="105"/>
          <w:sz w:val="20"/>
        </w:rPr>
        <w:t xml:space="preserve"> </w:t>
      </w:r>
      <w:r>
        <w:rPr>
          <w:b/>
          <w:color w:val="010101"/>
          <w:spacing w:val="-2"/>
          <w:w w:val="105"/>
          <w:sz w:val="20"/>
        </w:rPr>
        <w:t>improvements</w:t>
      </w:r>
    </w:p>
    <w:p w14:paraId="7E83B8EC" w14:textId="77777777" w:rsidR="00D25E69" w:rsidRDefault="00D25E69">
      <w:pPr>
        <w:pStyle w:val="BodyText"/>
        <w:rPr>
          <w:b/>
          <w:sz w:val="31"/>
        </w:rPr>
      </w:pPr>
    </w:p>
    <w:p w14:paraId="1E5A3723" w14:textId="77777777" w:rsidR="00D25E69" w:rsidRDefault="00D67176">
      <w:pPr>
        <w:pStyle w:val="BodyText"/>
        <w:spacing w:line="424" w:lineRule="auto"/>
        <w:ind w:left="1214" w:right="1181"/>
        <w:jc w:val="both"/>
      </w:pPr>
      <w:r>
        <w:rPr>
          <w:noProof/>
        </w:rPr>
        <mc:AlternateContent>
          <mc:Choice Requires="wps">
            <w:drawing>
              <wp:anchor distT="0" distB="0" distL="114300" distR="114300" simplePos="0" relativeHeight="15735808" behindDoc="0" locked="0" layoutInCell="1" allowOverlap="1" wp14:anchorId="0F464512" wp14:editId="15D48148">
                <wp:simplePos x="0" y="0"/>
                <wp:positionH relativeFrom="page">
                  <wp:posOffset>6179820</wp:posOffset>
                </wp:positionH>
                <wp:positionV relativeFrom="paragraph">
                  <wp:posOffset>1701800</wp:posOffset>
                </wp:positionV>
                <wp:extent cx="372110" cy="965200"/>
                <wp:effectExtent l="0" t="0" r="0" b="0"/>
                <wp:wrapNone/>
                <wp:docPr id="410161425" name="docshape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72110" cy="965200"/>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28B575" w14:textId="77777777" w:rsidR="00D25E69" w:rsidRDefault="00D25E69">
                            <w:pPr>
                              <w:pStyle w:val="BodyText"/>
                              <w:rPr>
                                <w:color w:val="000000"/>
                                <w:sz w:val="34"/>
                              </w:rPr>
                            </w:pPr>
                          </w:p>
                          <w:p w14:paraId="07C644C4" w14:textId="77777777" w:rsidR="00D25E69" w:rsidRDefault="004E78E4">
                            <w:pPr>
                              <w:spacing w:before="261"/>
                              <w:ind w:left="236"/>
                              <w:rPr>
                                <w:b/>
                                <w:color w:val="000000"/>
                                <w:sz w:val="30"/>
                              </w:rPr>
                            </w:pPr>
                            <w:r>
                              <w:rPr>
                                <w:b/>
                                <w:color w:val="FFFFFF"/>
                                <w:w w:val="105"/>
                                <w:sz w:val="30"/>
                              </w:rPr>
                              <w:t>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464512" id="docshape44" o:spid="_x0000_s1035" type="#_x0000_t202" style="position:absolute;left:0;text-align:left;margin-left:486.6pt;margin-top:134pt;width:29.3pt;height:76pt;z-index:15735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" fillcolor="gray" stroked="f">
                <v:path arrowok="t"/>
                <v:textbox inset="0,0,0,0">
                  <w:txbxContent>
                    <w:p w14:paraId="6F28B575" w14:textId="77777777" w:rsidR="00D25E69" w:rsidRDefault="00D25E69">
                      <w:pPr>
                        <w:pStyle w:val="BodyText"/>
                        <w:rPr>
                          <w:color w:val="000000"/>
                          <w:sz w:val="34"/>
                        </w:rPr>
                      </w:pPr>
                    </w:p>
                    <w:p w14:paraId="07C644C4" w14:textId="77777777" w:rsidR="00D25E69" w:rsidRDefault="004E78E4">
                      <w:pPr>
                        <w:spacing w:before="261"/>
                        <w:ind w:left="236"/>
                        <w:rPr>
                          <w:b/>
                          <w:color w:val="000000"/>
                          <w:sz w:val="30"/>
                        </w:rPr>
                      </w:pPr>
                      <w:r>
                        <w:rPr>
                          <w:b/>
                          <w:color w:val="FFFFFF"/>
                          <w:w w:val="105"/>
                          <w:sz w:val="30"/>
                        </w:rPr>
                        <w:t>6</w:t>
                      </w:r>
                    </w:p>
                  </w:txbxContent>
                </v:textbox>
                <w10:wrap anchorx="page"/>
              </v:shape>
            </w:pict>
          </mc:Fallback>
        </mc:AlternateContent>
      </w:r>
      <w:r>
        <w:rPr>
          <w:color w:val="010101"/>
        </w:rPr>
        <w:t>Nano-flow</w:t>
      </w:r>
      <w:r>
        <w:rPr>
          <w:color w:val="010101"/>
          <w:spacing w:val="36"/>
        </w:rPr>
        <w:t xml:space="preserve"> </w:t>
      </w:r>
      <w:r>
        <w:rPr>
          <w:color w:val="010101"/>
        </w:rPr>
        <w:t>LC-MS</w:t>
      </w:r>
      <w:r>
        <w:rPr>
          <w:color w:val="010101"/>
          <w:spacing w:val="28"/>
        </w:rPr>
        <w:t xml:space="preserve"> </w:t>
      </w:r>
      <w:r>
        <w:rPr>
          <w:color w:val="010101"/>
        </w:rPr>
        <w:t>can reduce</w:t>
      </w:r>
      <w:r>
        <w:rPr>
          <w:color w:val="010101"/>
          <w:spacing w:val="23"/>
        </w:rPr>
        <w:t xml:space="preserve"> </w:t>
      </w:r>
      <w:r>
        <w:rPr>
          <w:color w:val="010101"/>
        </w:rPr>
        <w:t>sample</w:t>
      </w:r>
      <w:r>
        <w:rPr>
          <w:color w:val="010101"/>
          <w:spacing w:val="26"/>
        </w:rPr>
        <w:t xml:space="preserve"> </w:t>
      </w:r>
      <w:r>
        <w:rPr>
          <w:color w:val="010101"/>
        </w:rPr>
        <w:t>requirements</w:t>
      </w:r>
      <w:r>
        <w:rPr>
          <w:color w:val="010101"/>
          <w:spacing w:val="39"/>
        </w:rPr>
        <w:t xml:space="preserve"> </w:t>
      </w:r>
      <w:r>
        <w:rPr>
          <w:color w:val="010101"/>
        </w:rPr>
        <w:t>up to 100x,</w:t>
      </w:r>
      <w:r>
        <w:rPr>
          <w:color w:val="010101"/>
          <w:spacing w:val="31"/>
        </w:rPr>
        <w:t xml:space="preserve"> </w:t>
      </w:r>
      <w:r>
        <w:rPr>
          <w:color w:val="010101"/>
        </w:rPr>
        <w:t>making</w:t>
      </w:r>
      <w:r>
        <w:rPr>
          <w:color w:val="010101"/>
          <w:spacing w:val="31"/>
        </w:rPr>
        <w:t xml:space="preserve"> </w:t>
      </w:r>
      <w:r>
        <w:rPr>
          <w:color w:val="010101"/>
        </w:rPr>
        <w:t>it possible to acquire more middle down fragmentation data using the same sample.</w:t>
      </w:r>
      <w:r>
        <w:rPr>
          <w:color w:val="010101"/>
          <w:spacing w:val="40"/>
        </w:rPr>
        <w:t xml:space="preserve"> </w:t>
      </w:r>
      <w:r>
        <w:rPr>
          <w:color w:val="010101"/>
        </w:rPr>
        <w:t>However</w:t>
      </w:r>
      <w:r>
        <w:rPr>
          <w:color w:val="383838"/>
        </w:rPr>
        <w:t xml:space="preserve">, </w:t>
      </w:r>
      <w:r>
        <w:rPr>
          <w:color w:val="010101"/>
        </w:rPr>
        <w:t xml:space="preserve">these systems are less robust than the high-flow systems used in our current ex­ </w:t>
      </w:r>
      <w:proofErr w:type="spellStart"/>
      <w:r>
        <w:rPr>
          <w:color w:val="010101"/>
        </w:rPr>
        <w:t>perimental</w:t>
      </w:r>
      <w:proofErr w:type="spellEnd"/>
      <w:r>
        <w:rPr>
          <w:color w:val="010101"/>
          <w:spacing w:val="39"/>
        </w:rPr>
        <w:t xml:space="preserve"> </w:t>
      </w:r>
      <w:r>
        <w:rPr>
          <w:color w:val="010101"/>
        </w:rPr>
        <w:t>protocol</w:t>
      </w:r>
      <w:r>
        <w:rPr>
          <w:color w:val="010101"/>
          <w:spacing w:val="35"/>
        </w:rPr>
        <w:t xml:space="preserve"> </w:t>
      </w:r>
      <w:r>
        <w:rPr>
          <w:color w:val="010101"/>
        </w:rPr>
        <w:t>(9,</w:t>
      </w:r>
      <w:r>
        <w:rPr>
          <w:color w:val="010101"/>
          <w:spacing w:val="31"/>
        </w:rPr>
        <w:t xml:space="preserve"> </w:t>
      </w:r>
      <w:r>
        <w:rPr>
          <w:color w:val="010101"/>
        </w:rPr>
        <w:t>10).</w:t>
      </w:r>
      <w:r>
        <w:rPr>
          <w:color w:val="010101"/>
          <w:spacing w:val="80"/>
        </w:rPr>
        <w:t xml:space="preserve"> </w:t>
      </w:r>
      <w:r>
        <w:rPr>
          <w:color w:val="010101"/>
        </w:rPr>
        <w:t>Parallel</w:t>
      </w:r>
      <w:r>
        <w:rPr>
          <w:color w:val="010101"/>
          <w:spacing w:val="32"/>
        </w:rPr>
        <w:t xml:space="preserve"> </w:t>
      </w:r>
      <w:r>
        <w:rPr>
          <w:color w:val="010101"/>
        </w:rPr>
        <w:t>acquisition</w:t>
      </w:r>
      <w:r>
        <w:rPr>
          <w:color w:val="010101"/>
          <w:spacing w:val="40"/>
        </w:rPr>
        <w:t xml:space="preserve"> </w:t>
      </w:r>
      <w:r>
        <w:rPr>
          <w:color w:val="010101"/>
        </w:rPr>
        <w:t>strategies</w:t>
      </w:r>
      <w:r>
        <w:rPr>
          <w:color w:val="010101"/>
          <w:spacing w:val="40"/>
        </w:rPr>
        <w:t xml:space="preserve"> </w:t>
      </w:r>
      <w:r>
        <w:rPr>
          <w:color w:val="010101"/>
        </w:rPr>
        <w:t>as seen in several</w:t>
      </w:r>
      <w:r>
        <w:rPr>
          <w:color w:val="010101"/>
          <w:spacing w:val="40"/>
        </w:rPr>
        <w:t xml:space="preserve"> </w:t>
      </w:r>
      <w:r>
        <w:rPr>
          <w:color w:val="010101"/>
        </w:rPr>
        <w:t>2D­ MS techniques could be</w:t>
      </w:r>
      <w:r>
        <w:rPr>
          <w:color w:val="010101"/>
          <w:spacing w:val="-1"/>
        </w:rPr>
        <w:t xml:space="preserve"> </w:t>
      </w:r>
      <w:r>
        <w:rPr>
          <w:color w:val="010101"/>
        </w:rPr>
        <w:t>used to boost signal intensity (11-13), and super resolution methods could provide greater resolving power (14).</w:t>
      </w:r>
      <w:r>
        <w:rPr>
          <w:color w:val="010101"/>
          <w:spacing w:val="40"/>
        </w:rPr>
        <w:t xml:space="preserve"> </w:t>
      </w:r>
      <w:r>
        <w:rPr>
          <w:color w:val="010101"/>
        </w:rPr>
        <w:t>Improving precursor selection for fragmentation</w:t>
      </w:r>
      <w:r>
        <w:rPr>
          <w:color w:val="010101"/>
          <w:spacing w:val="34"/>
        </w:rPr>
        <w:t xml:space="preserve"> </w:t>
      </w:r>
      <w:r>
        <w:rPr>
          <w:color w:val="010101"/>
        </w:rPr>
        <w:t>either by implementing</w:t>
      </w:r>
      <w:r>
        <w:rPr>
          <w:color w:val="010101"/>
          <w:spacing w:val="33"/>
        </w:rPr>
        <w:t xml:space="preserve"> </w:t>
      </w:r>
      <w:r>
        <w:rPr>
          <w:color w:val="010101"/>
        </w:rPr>
        <w:t>some form of real-time</w:t>
      </w:r>
      <w:r>
        <w:rPr>
          <w:color w:val="010101"/>
          <w:spacing w:val="21"/>
        </w:rPr>
        <w:t xml:space="preserve"> </w:t>
      </w:r>
      <w:r>
        <w:rPr>
          <w:color w:val="010101"/>
        </w:rPr>
        <w:t>processing</w:t>
      </w:r>
      <w:r>
        <w:rPr>
          <w:color w:val="010101"/>
          <w:spacing w:val="25"/>
        </w:rPr>
        <w:t xml:space="preserve"> </w:t>
      </w:r>
      <w:r>
        <w:rPr>
          <w:color w:val="010101"/>
        </w:rPr>
        <w:t>(15) or</w:t>
      </w:r>
    </w:p>
    <w:p w14:paraId="060207DE" w14:textId="77777777" w:rsidR="00D25E69" w:rsidRDefault="004E78E4">
      <w:pPr>
        <w:pStyle w:val="BodyText"/>
        <w:spacing w:line="424" w:lineRule="auto"/>
        <w:ind w:left="1216" w:right="1192"/>
        <w:jc w:val="both"/>
      </w:pPr>
      <w:r>
        <w:rPr>
          <w:color w:val="010101"/>
        </w:rPr>
        <w:t>providing</w:t>
      </w:r>
      <w:r>
        <w:rPr>
          <w:color w:val="010101"/>
          <w:spacing w:val="40"/>
        </w:rPr>
        <w:t xml:space="preserve"> </w:t>
      </w:r>
      <w:r>
        <w:rPr>
          <w:color w:val="010101"/>
        </w:rPr>
        <w:t>an inclusion list of target precursors</w:t>
      </w:r>
      <w:r>
        <w:rPr>
          <w:color w:val="010101"/>
          <w:spacing w:val="40"/>
        </w:rPr>
        <w:t xml:space="preserve"> </w:t>
      </w:r>
      <w:r>
        <w:rPr>
          <w:color w:val="010101"/>
        </w:rPr>
        <w:t xml:space="preserve">based on a separate full MS spec- </w:t>
      </w:r>
      <w:proofErr w:type="spellStart"/>
      <w:r>
        <w:rPr>
          <w:color w:val="010101"/>
        </w:rPr>
        <w:t>trum</w:t>
      </w:r>
      <w:proofErr w:type="spellEnd"/>
      <w:r>
        <w:rPr>
          <w:color w:val="010101"/>
        </w:rPr>
        <w:t xml:space="preserve"> of</w:t>
      </w:r>
      <w:r>
        <w:rPr>
          <w:color w:val="010101"/>
          <w:spacing w:val="-2"/>
        </w:rPr>
        <w:t xml:space="preserve"> </w:t>
      </w:r>
      <w:r>
        <w:rPr>
          <w:color w:val="010101"/>
        </w:rPr>
        <w:t>the</w:t>
      </w:r>
      <w:r>
        <w:rPr>
          <w:color w:val="010101"/>
          <w:spacing w:val="-1"/>
        </w:rPr>
        <w:t xml:space="preserve"> </w:t>
      </w:r>
      <w:r>
        <w:rPr>
          <w:color w:val="010101"/>
        </w:rPr>
        <w:t>same sample.</w:t>
      </w:r>
      <w:r>
        <w:rPr>
          <w:color w:val="010101"/>
          <w:spacing w:val="34"/>
        </w:rPr>
        <w:t xml:space="preserve"> </w:t>
      </w:r>
      <w:r>
        <w:rPr>
          <w:color w:val="010101"/>
        </w:rPr>
        <w:t>Additionally, while</w:t>
      </w:r>
      <w:r>
        <w:rPr>
          <w:color w:val="010101"/>
          <w:spacing w:val="-1"/>
        </w:rPr>
        <w:t xml:space="preserve"> </w:t>
      </w:r>
      <w:r>
        <w:rPr>
          <w:color w:val="010101"/>
        </w:rPr>
        <w:t>the</w:t>
      </w:r>
      <w:r>
        <w:rPr>
          <w:color w:val="010101"/>
          <w:spacing w:val="-1"/>
        </w:rPr>
        <w:t xml:space="preserve"> </w:t>
      </w:r>
      <w:r>
        <w:rPr>
          <w:color w:val="010101"/>
        </w:rPr>
        <w:t>current generalized implementation uses</w:t>
      </w:r>
      <w:r>
        <w:rPr>
          <w:color w:val="010101"/>
          <w:spacing w:val="-2"/>
        </w:rPr>
        <w:t xml:space="preserve"> </w:t>
      </w:r>
      <w:r>
        <w:rPr>
          <w:color w:val="010101"/>
        </w:rPr>
        <w:t xml:space="preserve">fragmented reduced antibody chains, </w:t>
      </w:r>
      <w:r>
        <w:rPr>
          <w:color w:val="010101"/>
        </w:rPr>
        <w:t>fragmentation of</w:t>
      </w:r>
      <w:r>
        <w:rPr>
          <w:color w:val="010101"/>
          <w:spacing w:val="-10"/>
        </w:rPr>
        <w:t xml:space="preserve"> </w:t>
      </w:r>
      <w:r>
        <w:rPr>
          <w:color w:val="010101"/>
        </w:rPr>
        <w:t>intact</w:t>
      </w:r>
      <w:r>
        <w:rPr>
          <w:color w:val="010101"/>
          <w:spacing w:val="-3"/>
        </w:rPr>
        <w:t xml:space="preserve"> </w:t>
      </w:r>
      <w:r>
        <w:rPr>
          <w:color w:val="010101"/>
        </w:rPr>
        <w:t>fabs</w:t>
      </w:r>
      <w:r>
        <w:rPr>
          <w:color w:val="010101"/>
          <w:spacing w:val="-10"/>
        </w:rPr>
        <w:t xml:space="preserve"> </w:t>
      </w:r>
      <w:r>
        <w:rPr>
          <w:color w:val="010101"/>
        </w:rPr>
        <w:t>through ECO can</w:t>
      </w:r>
      <w:r>
        <w:rPr>
          <w:color w:val="010101"/>
          <w:spacing w:val="-2"/>
        </w:rPr>
        <w:t xml:space="preserve"> </w:t>
      </w:r>
      <w:r>
        <w:rPr>
          <w:color w:val="010101"/>
        </w:rPr>
        <w:t>yield</w:t>
      </w:r>
      <w:r>
        <w:rPr>
          <w:color w:val="010101"/>
          <w:spacing w:val="-2"/>
        </w:rPr>
        <w:t xml:space="preserve"> </w:t>
      </w:r>
      <w:r>
        <w:rPr>
          <w:color w:val="010101"/>
        </w:rPr>
        <w:t>highly complementary</w:t>
      </w:r>
      <w:r>
        <w:rPr>
          <w:color w:val="010101"/>
          <w:spacing w:val="35"/>
        </w:rPr>
        <w:t xml:space="preserve"> </w:t>
      </w:r>
      <w:r>
        <w:rPr>
          <w:color w:val="010101"/>
        </w:rPr>
        <w:t>fragments which could be</w:t>
      </w:r>
      <w:r>
        <w:rPr>
          <w:color w:val="010101"/>
          <w:spacing w:val="-11"/>
        </w:rPr>
        <w:t xml:space="preserve"> </w:t>
      </w:r>
      <w:r>
        <w:rPr>
          <w:color w:val="010101"/>
        </w:rPr>
        <w:t>beneficial to</w:t>
      </w:r>
      <w:r>
        <w:rPr>
          <w:color w:val="010101"/>
          <w:spacing w:val="-9"/>
        </w:rPr>
        <w:t xml:space="preserve"> </w:t>
      </w:r>
      <w:r>
        <w:rPr>
          <w:color w:val="010101"/>
        </w:rPr>
        <w:t>the</w:t>
      </w:r>
      <w:r>
        <w:rPr>
          <w:color w:val="010101"/>
          <w:spacing w:val="-2"/>
        </w:rPr>
        <w:t xml:space="preserve"> </w:t>
      </w:r>
      <w:proofErr w:type="spellStart"/>
      <w:r>
        <w:rPr>
          <w:color w:val="010101"/>
        </w:rPr>
        <w:t>sequenc</w:t>
      </w:r>
      <w:proofErr w:type="spellEnd"/>
      <w:r>
        <w:rPr>
          <w:color w:val="010101"/>
        </w:rPr>
        <w:t xml:space="preserve">- </w:t>
      </w:r>
      <w:proofErr w:type="spellStart"/>
      <w:r>
        <w:rPr>
          <w:color w:val="010101"/>
        </w:rPr>
        <w:t>ing</w:t>
      </w:r>
      <w:proofErr w:type="spellEnd"/>
      <w:r>
        <w:rPr>
          <w:color w:val="010101"/>
        </w:rPr>
        <w:t xml:space="preserve"> process (16).</w:t>
      </w:r>
      <w:r>
        <w:rPr>
          <w:color w:val="010101"/>
          <w:spacing w:val="40"/>
        </w:rPr>
        <w:t xml:space="preserve"> </w:t>
      </w:r>
      <w:r>
        <w:rPr>
          <w:color w:val="010101"/>
        </w:rPr>
        <w:t>Furthermore, additional fragmentation methods could be used to increase sequence coverage, as different fragmentat</w:t>
      </w:r>
      <w:r>
        <w:rPr>
          <w:color w:val="010101"/>
        </w:rPr>
        <w:t>ion methods will preferentially fragment different backbone positions (17, 18).</w:t>
      </w:r>
      <w:r>
        <w:rPr>
          <w:color w:val="010101"/>
          <w:spacing w:val="40"/>
        </w:rPr>
        <w:t xml:space="preserve"> </w:t>
      </w:r>
      <w:r>
        <w:rPr>
          <w:color w:val="010101"/>
        </w:rPr>
        <w:t>We have also landed on the Xtract and Respect deconvolution algorithms as our deconvolution method of choice</w:t>
      </w:r>
      <w:r>
        <w:rPr>
          <w:color w:val="383838"/>
        </w:rPr>
        <w:t xml:space="preserve">, </w:t>
      </w:r>
      <w:r>
        <w:rPr>
          <w:color w:val="010101"/>
        </w:rPr>
        <w:t>but there are alternatives</w:t>
      </w:r>
      <w:r>
        <w:rPr>
          <w:color w:val="010101"/>
          <w:spacing w:val="26"/>
        </w:rPr>
        <w:t xml:space="preserve"> </w:t>
      </w:r>
      <w:r>
        <w:rPr>
          <w:color w:val="010101"/>
        </w:rPr>
        <w:t>out there.</w:t>
      </w:r>
      <w:r>
        <w:rPr>
          <w:color w:val="010101"/>
          <w:spacing w:val="40"/>
        </w:rPr>
        <w:t xml:space="preserve"> </w:t>
      </w:r>
      <w:r>
        <w:rPr>
          <w:color w:val="010101"/>
        </w:rPr>
        <w:t>One drawback</w:t>
      </w:r>
      <w:r>
        <w:rPr>
          <w:color w:val="010101"/>
          <w:spacing w:val="23"/>
        </w:rPr>
        <w:t xml:space="preserve"> </w:t>
      </w:r>
      <w:r>
        <w:rPr>
          <w:color w:val="010101"/>
        </w:rPr>
        <w:t>of our current</w:t>
      </w:r>
      <w:r>
        <w:rPr>
          <w:color w:val="010101"/>
          <w:spacing w:val="18"/>
        </w:rPr>
        <w:t xml:space="preserve"> </w:t>
      </w:r>
      <w:r>
        <w:rPr>
          <w:color w:val="010101"/>
        </w:rPr>
        <w:t>methodology</w:t>
      </w:r>
      <w:r>
        <w:rPr>
          <w:color w:val="010101"/>
          <w:spacing w:val="26"/>
        </w:rPr>
        <w:t xml:space="preserve"> </w:t>
      </w:r>
      <w:r>
        <w:rPr>
          <w:color w:val="010101"/>
        </w:rPr>
        <w:t>is</w:t>
      </w:r>
      <w:r>
        <w:rPr>
          <w:color w:val="010101"/>
          <w:spacing w:val="-1"/>
        </w:rPr>
        <w:t xml:space="preserve"> </w:t>
      </w:r>
      <w:r>
        <w:rPr>
          <w:color w:val="010101"/>
        </w:rPr>
        <w:t xml:space="preserve">that </w:t>
      </w:r>
      <w:proofErr w:type="gramStart"/>
      <w:r>
        <w:rPr>
          <w:color w:val="010101"/>
        </w:rPr>
        <w:t>it</w:t>
      </w:r>
      <w:proofErr w:type="gramEnd"/>
    </w:p>
    <w:p w14:paraId="16F4946F" w14:textId="77777777" w:rsidR="00D25E69" w:rsidRDefault="00D25E69">
      <w:pPr>
        <w:spacing w:line="424" w:lineRule="auto"/>
        <w:jc w:val="both"/>
        <w:sectPr w:rsidR="00D25E69">
          <w:pgSz w:w="10320" w:h="14580"/>
          <w:pgMar w:top="1140" w:right="0" w:bottom="900" w:left="0" w:header="816" w:footer="705" w:gutter="0"/>
          <w:cols w:space="720"/>
        </w:sectPr>
      </w:pPr>
    </w:p>
    <w:p w14:paraId="3FEF366C" w14:textId="77777777" w:rsidR="00D25E69" w:rsidRDefault="00D25E69">
      <w:pPr>
        <w:pStyle w:val="BodyText"/>
        <w:spacing w:before="8"/>
        <w:rPr>
          <w:sz w:val="23"/>
        </w:rPr>
      </w:pPr>
    </w:p>
    <w:p w14:paraId="5707ADBE" w14:textId="77777777" w:rsidR="00D25E69" w:rsidRDefault="004E78E4">
      <w:pPr>
        <w:pStyle w:val="BodyText"/>
        <w:spacing w:before="94" w:line="424" w:lineRule="auto"/>
        <w:ind w:left="1216" w:right="1193" w:hanging="1"/>
        <w:jc w:val="both"/>
      </w:pPr>
      <w:r>
        <w:rPr>
          <w:color w:val="010101"/>
        </w:rPr>
        <w:t>is restricted to deconvolution of scans from a single raw file and does not allow for manual</w:t>
      </w:r>
      <w:r>
        <w:rPr>
          <w:color w:val="010101"/>
          <w:spacing w:val="-4"/>
        </w:rPr>
        <w:t xml:space="preserve"> </w:t>
      </w:r>
      <w:r>
        <w:rPr>
          <w:color w:val="010101"/>
        </w:rPr>
        <w:t>selection of</w:t>
      </w:r>
      <w:r>
        <w:rPr>
          <w:color w:val="010101"/>
          <w:spacing w:val="-7"/>
        </w:rPr>
        <w:t xml:space="preserve"> </w:t>
      </w:r>
      <w:r>
        <w:rPr>
          <w:color w:val="010101"/>
        </w:rPr>
        <w:t>MS2</w:t>
      </w:r>
      <w:r>
        <w:rPr>
          <w:color w:val="010101"/>
          <w:spacing w:val="-2"/>
        </w:rPr>
        <w:t xml:space="preserve"> </w:t>
      </w:r>
      <w:r>
        <w:rPr>
          <w:color w:val="010101"/>
        </w:rPr>
        <w:t>scans to</w:t>
      </w:r>
      <w:r>
        <w:rPr>
          <w:color w:val="010101"/>
          <w:spacing w:val="-9"/>
        </w:rPr>
        <w:t xml:space="preserve"> </w:t>
      </w:r>
      <w:r>
        <w:rPr>
          <w:color w:val="010101"/>
        </w:rPr>
        <w:t>average</w:t>
      </w:r>
      <w:r>
        <w:rPr>
          <w:color w:val="010101"/>
          <w:spacing w:val="-4"/>
        </w:rPr>
        <w:t xml:space="preserve"> </w:t>
      </w:r>
      <w:r>
        <w:rPr>
          <w:color w:val="010101"/>
        </w:rPr>
        <w:t>for</w:t>
      </w:r>
      <w:r>
        <w:rPr>
          <w:color w:val="010101"/>
          <w:spacing w:val="-5"/>
        </w:rPr>
        <w:t xml:space="preserve"> </w:t>
      </w:r>
      <w:r>
        <w:rPr>
          <w:color w:val="010101"/>
        </w:rPr>
        <w:t>deconvolution,</w:t>
      </w:r>
      <w:r>
        <w:rPr>
          <w:color w:val="010101"/>
          <w:spacing w:val="-13"/>
        </w:rPr>
        <w:t xml:space="preserve"> </w:t>
      </w:r>
      <w:r>
        <w:rPr>
          <w:color w:val="010101"/>
        </w:rPr>
        <w:t xml:space="preserve">instead only supporting averaging scans over a selected </w:t>
      </w:r>
      <w:r>
        <w:rPr>
          <w:color w:val="010101"/>
        </w:rPr>
        <w:t>retention time window.</w:t>
      </w:r>
      <w:r>
        <w:rPr>
          <w:color w:val="010101"/>
          <w:spacing w:val="40"/>
        </w:rPr>
        <w:t xml:space="preserve"> </w:t>
      </w:r>
      <w:proofErr w:type="spellStart"/>
      <w:r>
        <w:rPr>
          <w:color w:val="010101"/>
        </w:rPr>
        <w:t>Ms_deisotope</w:t>
      </w:r>
      <w:proofErr w:type="spellEnd"/>
      <w:r>
        <w:rPr>
          <w:color w:val="010101"/>
        </w:rPr>
        <w:t xml:space="preserve"> (19) is one such alternative that could be explored.</w:t>
      </w:r>
    </w:p>
    <w:p w14:paraId="5CA12A10" w14:textId="77777777" w:rsidR="00D25E69" w:rsidRDefault="00D25E69">
      <w:pPr>
        <w:pStyle w:val="BodyText"/>
        <w:rPr>
          <w:sz w:val="22"/>
        </w:rPr>
      </w:pPr>
    </w:p>
    <w:p w14:paraId="2DD79210" w14:textId="77777777" w:rsidR="00D25E69" w:rsidRDefault="00D25E69">
      <w:pPr>
        <w:pStyle w:val="BodyText"/>
        <w:spacing w:before="9"/>
        <w:rPr>
          <w:sz w:val="17"/>
        </w:rPr>
      </w:pPr>
    </w:p>
    <w:p w14:paraId="420B3905" w14:textId="77777777" w:rsidR="00D25E69" w:rsidRDefault="004E78E4">
      <w:pPr>
        <w:ind w:left="1215"/>
        <w:jc w:val="both"/>
        <w:rPr>
          <w:b/>
          <w:sz w:val="21"/>
        </w:rPr>
      </w:pPr>
      <w:r>
        <w:rPr>
          <w:b/>
          <w:color w:val="010101"/>
          <w:sz w:val="21"/>
        </w:rPr>
        <w:t>Peptide</w:t>
      </w:r>
      <w:r>
        <w:rPr>
          <w:b/>
          <w:color w:val="010101"/>
          <w:spacing w:val="7"/>
          <w:sz w:val="21"/>
        </w:rPr>
        <w:t xml:space="preserve"> </w:t>
      </w:r>
      <w:r>
        <w:rPr>
          <w:b/>
          <w:color w:val="010101"/>
          <w:sz w:val="21"/>
        </w:rPr>
        <w:t>centric</w:t>
      </w:r>
      <w:r>
        <w:rPr>
          <w:b/>
          <w:color w:val="010101"/>
          <w:spacing w:val="14"/>
          <w:sz w:val="21"/>
        </w:rPr>
        <w:t xml:space="preserve"> </w:t>
      </w:r>
      <w:r>
        <w:rPr>
          <w:b/>
          <w:color w:val="010101"/>
          <w:spacing w:val="-2"/>
          <w:sz w:val="21"/>
        </w:rPr>
        <w:t>improvements</w:t>
      </w:r>
    </w:p>
    <w:p w14:paraId="43973A0D" w14:textId="77777777" w:rsidR="00D25E69" w:rsidRDefault="00D25E69">
      <w:pPr>
        <w:pStyle w:val="BodyText"/>
        <w:rPr>
          <w:b/>
          <w:sz w:val="22"/>
        </w:rPr>
      </w:pPr>
    </w:p>
    <w:p w14:paraId="1B9AD845" w14:textId="77777777" w:rsidR="00D25E69" w:rsidRDefault="004E78E4">
      <w:pPr>
        <w:pStyle w:val="BodyText"/>
        <w:spacing w:before="130" w:line="424" w:lineRule="auto"/>
        <w:ind w:left="1216" w:right="1191" w:hanging="2"/>
        <w:jc w:val="both"/>
      </w:pPr>
      <w:r>
        <w:rPr>
          <w:color w:val="010101"/>
        </w:rPr>
        <w:t xml:space="preserve">Our peptide centric efforts have been centered around using the </w:t>
      </w:r>
      <w:r>
        <w:rPr>
          <w:i/>
          <w:color w:val="010101"/>
        </w:rPr>
        <w:t xml:space="preserve">de nova </w:t>
      </w:r>
      <w:r>
        <w:rPr>
          <w:color w:val="010101"/>
        </w:rPr>
        <w:t xml:space="preserve">read as­ </w:t>
      </w:r>
      <w:proofErr w:type="spellStart"/>
      <w:r>
        <w:rPr>
          <w:color w:val="010101"/>
        </w:rPr>
        <w:t>sembly</w:t>
      </w:r>
      <w:proofErr w:type="spellEnd"/>
      <w:r>
        <w:rPr>
          <w:color w:val="010101"/>
          <w:spacing w:val="27"/>
        </w:rPr>
        <w:t xml:space="preserve"> </w:t>
      </w:r>
      <w:r>
        <w:rPr>
          <w:color w:val="010101"/>
        </w:rPr>
        <w:t>tool stitch (20), combined</w:t>
      </w:r>
      <w:r>
        <w:rPr>
          <w:color w:val="010101"/>
          <w:spacing w:val="25"/>
        </w:rPr>
        <w:t xml:space="preserve"> </w:t>
      </w:r>
      <w:r>
        <w:rPr>
          <w:color w:val="010101"/>
        </w:rPr>
        <w:t xml:space="preserve">with PEAKS </w:t>
      </w:r>
      <w:r>
        <w:rPr>
          <w:i/>
          <w:color w:val="010101"/>
        </w:rPr>
        <w:t xml:space="preserve">de nova </w:t>
      </w:r>
      <w:r>
        <w:rPr>
          <w:color w:val="010101"/>
        </w:rPr>
        <w:t>s</w:t>
      </w:r>
      <w:r>
        <w:rPr>
          <w:color w:val="010101"/>
        </w:rPr>
        <w:t>equencing</w:t>
      </w:r>
      <w:r>
        <w:rPr>
          <w:color w:val="010101"/>
          <w:spacing w:val="26"/>
        </w:rPr>
        <w:t xml:space="preserve"> </w:t>
      </w:r>
      <w:r>
        <w:rPr>
          <w:color w:val="010101"/>
        </w:rPr>
        <w:t xml:space="preserve">suite (21), both of which are under continued development along, as are </w:t>
      </w:r>
      <w:r>
        <w:rPr>
          <w:i/>
          <w:color w:val="010101"/>
        </w:rPr>
        <w:t xml:space="preserve">de nova </w:t>
      </w:r>
      <w:r>
        <w:rPr>
          <w:color w:val="010101"/>
        </w:rPr>
        <w:t xml:space="preserve">peptide </w:t>
      </w:r>
      <w:proofErr w:type="spellStart"/>
      <w:r>
        <w:rPr>
          <w:color w:val="010101"/>
        </w:rPr>
        <w:t>sequenc</w:t>
      </w:r>
      <w:proofErr w:type="spellEnd"/>
      <w:r>
        <w:rPr>
          <w:color w:val="010101"/>
        </w:rPr>
        <w:t xml:space="preserve">­ </w:t>
      </w:r>
      <w:proofErr w:type="spellStart"/>
      <w:r>
        <w:rPr>
          <w:color w:val="010101"/>
        </w:rPr>
        <w:t>ing</w:t>
      </w:r>
      <w:proofErr w:type="spellEnd"/>
      <w:r>
        <w:rPr>
          <w:color w:val="010101"/>
        </w:rPr>
        <w:t xml:space="preserve"> algorithms and are thus likely to show improved performance</w:t>
      </w:r>
      <w:r>
        <w:rPr>
          <w:color w:val="010101"/>
          <w:spacing w:val="38"/>
        </w:rPr>
        <w:t xml:space="preserve"> </w:t>
      </w:r>
      <w:r>
        <w:rPr>
          <w:color w:val="010101"/>
        </w:rPr>
        <w:t>over time.</w:t>
      </w:r>
      <w:r>
        <w:rPr>
          <w:color w:val="010101"/>
          <w:spacing w:val="40"/>
        </w:rPr>
        <w:t xml:space="preserve"> </w:t>
      </w:r>
      <w:r>
        <w:rPr>
          <w:color w:val="010101"/>
        </w:rPr>
        <w:t>While the employed peptide-centric experimental strategies are highly opti</w:t>
      </w:r>
      <w:r>
        <w:rPr>
          <w:color w:val="010101"/>
        </w:rPr>
        <w:t>mized through selection of</w:t>
      </w:r>
      <w:r>
        <w:rPr>
          <w:color w:val="010101"/>
          <w:spacing w:val="-8"/>
        </w:rPr>
        <w:t xml:space="preserve"> </w:t>
      </w:r>
      <w:r>
        <w:rPr>
          <w:color w:val="010101"/>
        </w:rPr>
        <w:t>complementary proteases and</w:t>
      </w:r>
      <w:r>
        <w:rPr>
          <w:color w:val="010101"/>
          <w:spacing w:val="-4"/>
        </w:rPr>
        <w:t xml:space="preserve"> </w:t>
      </w:r>
      <w:r>
        <w:rPr>
          <w:color w:val="010101"/>
        </w:rPr>
        <w:t>defining a</w:t>
      </w:r>
      <w:r>
        <w:rPr>
          <w:color w:val="010101"/>
          <w:spacing w:val="-2"/>
        </w:rPr>
        <w:t xml:space="preserve"> </w:t>
      </w:r>
      <w:r>
        <w:rPr>
          <w:color w:val="010101"/>
        </w:rPr>
        <w:t xml:space="preserve">robust data acquisition method (22), we still find ways to improve throughput or performance regularly, for example </w:t>
      </w:r>
      <w:proofErr w:type="gramStart"/>
      <w:r>
        <w:rPr>
          <w:color w:val="010101"/>
        </w:rPr>
        <w:t>through the</w:t>
      </w:r>
      <w:r>
        <w:rPr>
          <w:color w:val="010101"/>
          <w:spacing w:val="-2"/>
        </w:rPr>
        <w:t xml:space="preserve"> </w:t>
      </w:r>
      <w:r>
        <w:rPr>
          <w:color w:val="010101"/>
        </w:rPr>
        <w:t>use</w:t>
      </w:r>
      <w:r>
        <w:rPr>
          <w:color w:val="010101"/>
          <w:spacing w:val="-1"/>
        </w:rPr>
        <w:t xml:space="preserve"> </w:t>
      </w:r>
      <w:r>
        <w:rPr>
          <w:color w:val="010101"/>
        </w:rPr>
        <w:t>of</w:t>
      </w:r>
      <w:proofErr w:type="gramEnd"/>
      <w:r>
        <w:rPr>
          <w:color w:val="010101"/>
          <w:spacing w:val="-3"/>
        </w:rPr>
        <w:t xml:space="preserve"> </w:t>
      </w:r>
      <w:r>
        <w:rPr>
          <w:color w:val="010101"/>
        </w:rPr>
        <w:t xml:space="preserve">SP3 beads (23), and potential future </w:t>
      </w:r>
      <w:r>
        <w:rPr>
          <w:color w:val="010101"/>
        </w:rPr>
        <w:t>improvements could include providing exclusion lists of known constant region peptides.</w:t>
      </w:r>
    </w:p>
    <w:p w14:paraId="1E6796DA" w14:textId="77777777" w:rsidR="00D25E69" w:rsidRDefault="00D25E69">
      <w:pPr>
        <w:pStyle w:val="BodyText"/>
        <w:rPr>
          <w:sz w:val="22"/>
        </w:rPr>
      </w:pPr>
    </w:p>
    <w:p w14:paraId="0712DD20" w14:textId="77777777" w:rsidR="00D25E69" w:rsidRDefault="00D25E69">
      <w:pPr>
        <w:pStyle w:val="BodyText"/>
        <w:spacing w:before="6"/>
        <w:rPr>
          <w:sz w:val="20"/>
        </w:rPr>
      </w:pPr>
    </w:p>
    <w:p w14:paraId="79B9C361" w14:textId="77777777" w:rsidR="00D25E69" w:rsidRDefault="004E78E4">
      <w:pPr>
        <w:pStyle w:val="Heading2"/>
        <w:numPr>
          <w:ilvl w:val="2"/>
          <w:numId w:val="5"/>
        </w:numPr>
        <w:tabs>
          <w:tab w:val="left" w:pos="2045"/>
          <w:tab w:val="left" w:pos="2046"/>
        </w:tabs>
        <w:ind w:left="2045" w:hanging="831"/>
      </w:pPr>
      <w:r>
        <w:rPr>
          <w:color w:val="010101"/>
          <w:spacing w:val="-2"/>
        </w:rPr>
        <w:t>Conclusion</w:t>
      </w:r>
    </w:p>
    <w:p w14:paraId="66894743" w14:textId="77777777" w:rsidR="00D25E69" w:rsidRDefault="00D25E69">
      <w:pPr>
        <w:pStyle w:val="BodyText"/>
        <w:spacing w:before="7"/>
        <w:rPr>
          <w:b/>
          <w:sz w:val="32"/>
        </w:rPr>
      </w:pPr>
    </w:p>
    <w:p w14:paraId="3B7FCC40" w14:textId="4FB7F929" w:rsidR="00D25E69" w:rsidRDefault="00D67176">
      <w:pPr>
        <w:pStyle w:val="BodyText"/>
        <w:spacing w:line="424" w:lineRule="auto"/>
        <w:ind w:left="1214" w:right="1192" w:firstLine="1"/>
        <w:jc w:val="both"/>
      </w:pPr>
      <w:r>
        <w:rPr>
          <w:noProof/>
        </w:rPr>
        <mc:AlternateContent>
          <mc:Choice Requires="wps">
            <w:drawing>
              <wp:anchor distT="0" distB="0" distL="114300" distR="114300" simplePos="0" relativeHeight="15736320" behindDoc="0" locked="0" layoutInCell="1" allowOverlap="1" wp14:anchorId="14707469" wp14:editId="392E9E09">
                <wp:simplePos x="0" y="0"/>
                <wp:positionH relativeFrom="page">
                  <wp:posOffset>0</wp:posOffset>
                </wp:positionH>
                <wp:positionV relativeFrom="paragraph">
                  <wp:posOffset>75565</wp:posOffset>
                </wp:positionV>
                <wp:extent cx="372110" cy="965200"/>
                <wp:effectExtent l="0" t="0" r="0" b="0"/>
                <wp:wrapNone/>
                <wp:docPr id="1767204092" name="docshape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72110" cy="965200"/>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D5A012" w14:textId="77777777" w:rsidR="00D25E69" w:rsidRDefault="00D25E69">
                            <w:pPr>
                              <w:pStyle w:val="BodyText"/>
                              <w:rPr>
                                <w:color w:val="000000"/>
                                <w:sz w:val="32"/>
                              </w:rPr>
                            </w:pPr>
                          </w:p>
                          <w:p w14:paraId="376AD0A5" w14:textId="77777777" w:rsidR="00D25E69" w:rsidRDefault="00D25E69">
                            <w:pPr>
                              <w:pStyle w:val="BodyText"/>
                              <w:spacing w:before="6"/>
                              <w:rPr>
                                <w:color w:val="000000"/>
                                <w:sz w:val="25"/>
                              </w:rPr>
                            </w:pPr>
                          </w:p>
                          <w:p w14:paraId="17D31865" w14:textId="77777777" w:rsidR="00D25E69" w:rsidRDefault="004E78E4">
                            <w:pPr>
                              <w:ind w:left="165"/>
                              <w:rPr>
                                <w:b/>
                                <w:color w:val="000000"/>
                                <w:sz w:val="29"/>
                              </w:rPr>
                            </w:pPr>
                            <w:r>
                              <w:rPr>
                                <w:b/>
                                <w:color w:val="FFFFFF"/>
                                <w:w w:val="105"/>
                                <w:sz w:val="29"/>
                              </w:rPr>
                              <w:t>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707469" id="docshape45" o:spid="_x0000_s1036" type="#_x0000_t202" style="position:absolute;left:0;text-align:left;margin-left:0;margin-top:5.95pt;width:29.3pt;height:76pt;z-index:15736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" fillcolor="gray" stroked="f">
                <v:path arrowok="t"/>
                <v:textbox inset="0,0,0,0">
                  <w:txbxContent>
                    <w:p w14:paraId="6DD5A012" w14:textId="77777777" w:rsidR="00D25E69" w:rsidRDefault="00D25E69">
                      <w:pPr>
                        <w:pStyle w:val="BodyText"/>
                        <w:rPr>
                          <w:color w:val="000000"/>
                          <w:sz w:val="32"/>
                        </w:rPr>
                      </w:pPr>
                    </w:p>
                    <w:p w14:paraId="376AD0A5" w14:textId="77777777" w:rsidR="00D25E69" w:rsidRDefault="00D25E69">
                      <w:pPr>
                        <w:pStyle w:val="BodyText"/>
                        <w:spacing w:before="6"/>
                        <w:rPr>
                          <w:color w:val="000000"/>
                          <w:sz w:val="25"/>
                        </w:rPr>
                      </w:pPr>
                    </w:p>
                    <w:p w14:paraId="17D31865" w14:textId="77777777" w:rsidR="00D25E69" w:rsidRDefault="004E78E4">
                      <w:pPr>
                        <w:ind w:left="165"/>
                        <w:rPr>
                          <w:b/>
                          <w:color w:val="000000"/>
                          <w:sz w:val="29"/>
                        </w:rPr>
                      </w:pPr>
                      <w:r>
                        <w:rPr>
                          <w:b/>
                          <w:color w:val="FFFFFF"/>
                          <w:w w:val="105"/>
                          <w:sz w:val="29"/>
                        </w:rPr>
                        <w:t>6</w:t>
                      </w:r>
                    </w:p>
                  </w:txbxContent>
                </v:textbox>
                <w10:wrap anchorx="page"/>
              </v:shape>
            </w:pict>
          </mc:Fallback>
        </mc:AlternateContent>
      </w:r>
      <w:r>
        <w:rPr>
          <w:color w:val="010101"/>
        </w:rPr>
        <w:t>The</w:t>
      </w:r>
      <w:r>
        <w:rPr>
          <w:color w:val="010101"/>
          <w:spacing w:val="-15"/>
        </w:rPr>
        <w:t xml:space="preserve"> </w:t>
      </w:r>
      <w:r>
        <w:rPr>
          <w:color w:val="010101"/>
        </w:rPr>
        <w:t>work</w:t>
      </w:r>
      <w:r>
        <w:rPr>
          <w:color w:val="010101"/>
          <w:spacing w:val="-15"/>
        </w:rPr>
        <w:t xml:space="preserve"> </w:t>
      </w:r>
      <w:r>
        <w:rPr>
          <w:color w:val="010101"/>
        </w:rPr>
        <w:t>presented</w:t>
      </w:r>
      <w:r>
        <w:rPr>
          <w:color w:val="010101"/>
          <w:spacing w:val="-9"/>
        </w:rPr>
        <w:t xml:space="preserve"> </w:t>
      </w:r>
      <w:r>
        <w:rPr>
          <w:color w:val="010101"/>
        </w:rPr>
        <w:t>in</w:t>
      </w:r>
      <w:r>
        <w:rPr>
          <w:color w:val="010101"/>
          <w:spacing w:val="-15"/>
        </w:rPr>
        <w:t xml:space="preserve"> </w:t>
      </w:r>
      <w:r>
        <w:rPr>
          <w:color w:val="010101"/>
        </w:rPr>
        <w:t>this</w:t>
      </w:r>
      <w:r>
        <w:rPr>
          <w:color w:val="010101"/>
          <w:spacing w:val="-15"/>
        </w:rPr>
        <w:t xml:space="preserve"> </w:t>
      </w:r>
      <w:r>
        <w:rPr>
          <w:color w:val="010101"/>
        </w:rPr>
        <w:t>thesis</w:t>
      </w:r>
      <w:r>
        <w:rPr>
          <w:color w:val="010101"/>
          <w:spacing w:val="-9"/>
        </w:rPr>
        <w:t xml:space="preserve"> </w:t>
      </w:r>
      <w:r>
        <w:rPr>
          <w:color w:val="010101"/>
        </w:rPr>
        <w:t>emphasizes the</w:t>
      </w:r>
      <w:r>
        <w:rPr>
          <w:color w:val="010101"/>
          <w:spacing w:val="-15"/>
        </w:rPr>
        <w:t xml:space="preserve"> </w:t>
      </w:r>
      <w:r>
        <w:rPr>
          <w:color w:val="010101"/>
        </w:rPr>
        <w:t>need</w:t>
      </w:r>
      <w:r>
        <w:rPr>
          <w:color w:val="010101"/>
          <w:spacing w:val="-12"/>
        </w:rPr>
        <w:t xml:space="preserve"> </w:t>
      </w:r>
      <w:r>
        <w:rPr>
          <w:color w:val="010101"/>
        </w:rPr>
        <w:t>for</w:t>
      </w:r>
      <w:r>
        <w:rPr>
          <w:color w:val="010101"/>
          <w:spacing w:val="-11"/>
        </w:rPr>
        <w:t xml:space="preserve"> </w:t>
      </w:r>
      <w:r>
        <w:rPr>
          <w:color w:val="010101"/>
        </w:rPr>
        <w:t>advanced</w:t>
      </w:r>
      <w:r>
        <w:rPr>
          <w:color w:val="010101"/>
          <w:spacing w:val="-1"/>
        </w:rPr>
        <w:t xml:space="preserve"> </w:t>
      </w:r>
      <w:r>
        <w:rPr>
          <w:color w:val="010101"/>
        </w:rPr>
        <w:t xml:space="preserve">analytical </w:t>
      </w:r>
      <w:proofErr w:type="spellStart"/>
      <w:r>
        <w:rPr>
          <w:color w:val="010101"/>
        </w:rPr>
        <w:t>strate</w:t>
      </w:r>
      <w:proofErr w:type="spellEnd"/>
      <w:r>
        <w:rPr>
          <w:color w:val="010101"/>
        </w:rPr>
        <w:t xml:space="preserve">­ </w:t>
      </w:r>
      <w:proofErr w:type="spellStart"/>
      <w:r>
        <w:rPr>
          <w:color w:val="010101"/>
        </w:rPr>
        <w:t>gies</w:t>
      </w:r>
      <w:proofErr w:type="spellEnd"/>
      <w:r>
        <w:rPr>
          <w:color w:val="010101"/>
        </w:rPr>
        <w:t xml:space="preserve"> in studying antibody dynamics and showcases the potential of MS-based pro- </w:t>
      </w:r>
      <w:proofErr w:type="spellStart"/>
      <w:r>
        <w:rPr>
          <w:color w:val="010101"/>
        </w:rPr>
        <w:t>teomics</w:t>
      </w:r>
      <w:proofErr w:type="spellEnd"/>
      <w:r>
        <w:rPr>
          <w:color w:val="010101"/>
        </w:rPr>
        <w:t xml:space="preserve"> as one</w:t>
      </w:r>
      <w:r>
        <w:rPr>
          <w:color w:val="010101"/>
          <w:spacing w:val="-3"/>
        </w:rPr>
        <w:t xml:space="preserve"> </w:t>
      </w:r>
      <w:r>
        <w:rPr>
          <w:color w:val="010101"/>
        </w:rPr>
        <w:t>such strategy.</w:t>
      </w:r>
      <w:r>
        <w:rPr>
          <w:color w:val="010101"/>
          <w:spacing w:val="29"/>
        </w:rPr>
        <w:t xml:space="preserve"> </w:t>
      </w:r>
      <w:r>
        <w:rPr>
          <w:color w:val="010101"/>
        </w:rPr>
        <w:t>In</w:t>
      </w:r>
      <w:r>
        <w:rPr>
          <w:color w:val="010101"/>
          <w:spacing w:val="-12"/>
        </w:rPr>
        <w:t xml:space="preserve"> </w:t>
      </w:r>
      <w:r>
        <w:rPr>
          <w:color w:val="010101"/>
        </w:rPr>
        <w:t>doing so,</w:t>
      </w:r>
      <w:r>
        <w:rPr>
          <w:color w:val="010101"/>
          <w:spacing w:val="-1"/>
        </w:rPr>
        <w:t xml:space="preserve"> </w:t>
      </w:r>
      <w:r>
        <w:rPr>
          <w:color w:val="010101"/>
        </w:rPr>
        <w:t>I</w:t>
      </w:r>
      <w:r>
        <w:rPr>
          <w:color w:val="010101"/>
          <w:spacing w:val="-6"/>
        </w:rPr>
        <w:t xml:space="preserve"> </w:t>
      </w:r>
      <w:r>
        <w:rPr>
          <w:color w:val="010101"/>
        </w:rPr>
        <w:t>hope</w:t>
      </w:r>
      <w:r>
        <w:rPr>
          <w:color w:val="010101"/>
          <w:spacing w:val="-5"/>
        </w:rPr>
        <w:t xml:space="preserve"> </w:t>
      </w:r>
      <w:r>
        <w:rPr>
          <w:color w:val="010101"/>
        </w:rPr>
        <w:t>to</w:t>
      </w:r>
      <w:r>
        <w:rPr>
          <w:color w:val="010101"/>
          <w:spacing w:val="-4"/>
        </w:rPr>
        <w:t xml:space="preserve"> </w:t>
      </w:r>
      <w:r>
        <w:rPr>
          <w:color w:val="010101"/>
        </w:rPr>
        <w:t>have made studying these com­ plex</w:t>
      </w:r>
      <w:r>
        <w:rPr>
          <w:color w:val="010101"/>
          <w:spacing w:val="-8"/>
        </w:rPr>
        <w:t xml:space="preserve"> </w:t>
      </w:r>
      <w:del w:id="81" w:author="Heck, A.J.R. (Albert)" w:date="2023-04-21T09:12:00Z">
        <w:r w:rsidDel="00A46120">
          <w:rPr>
            <w:color w:val="010101"/>
          </w:rPr>
          <w:delText>systems</w:delText>
        </w:r>
        <w:r w:rsidDel="00A46120">
          <w:rPr>
            <w:color w:val="010101"/>
            <w:spacing w:val="-1"/>
          </w:rPr>
          <w:delText xml:space="preserve"> </w:delText>
        </w:r>
      </w:del>
      <w:ins w:id="82" w:author="Heck, A.J.R. (Albert)" w:date="2023-04-21T09:12:00Z">
        <w:r w:rsidR="00A46120">
          <w:rPr>
            <w:color w:val="010101"/>
          </w:rPr>
          <w:t>molecules</w:t>
        </w:r>
        <w:r w:rsidR="00A46120">
          <w:rPr>
            <w:color w:val="010101"/>
            <w:spacing w:val="-1"/>
          </w:rPr>
          <w:t xml:space="preserve"> </w:t>
        </w:r>
      </w:ins>
      <w:r>
        <w:rPr>
          <w:color w:val="010101"/>
        </w:rPr>
        <w:t>less</w:t>
      </w:r>
      <w:r>
        <w:rPr>
          <w:color w:val="010101"/>
          <w:spacing w:val="-15"/>
        </w:rPr>
        <w:t xml:space="preserve"> </w:t>
      </w:r>
      <w:r>
        <w:rPr>
          <w:color w:val="010101"/>
        </w:rPr>
        <w:t>daunting for</w:t>
      </w:r>
      <w:r>
        <w:rPr>
          <w:color w:val="010101"/>
          <w:spacing w:val="-8"/>
        </w:rPr>
        <w:t xml:space="preserve"> </w:t>
      </w:r>
      <w:r>
        <w:rPr>
          <w:color w:val="010101"/>
        </w:rPr>
        <w:t>future</w:t>
      </w:r>
      <w:r>
        <w:rPr>
          <w:color w:val="010101"/>
          <w:spacing w:val="-7"/>
        </w:rPr>
        <w:t xml:space="preserve"> </w:t>
      </w:r>
      <w:r>
        <w:rPr>
          <w:color w:val="010101"/>
        </w:rPr>
        <w:t>researchers by</w:t>
      </w:r>
      <w:r>
        <w:rPr>
          <w:color w:val="010101"/>
          <w:spacing w:val="-5"/>
        </w:rPr>
        <w:t xml:space="preserve"> </w:t>
      </w:r>
      <w:r>
        <w:rPr>
          <w:color w:val="010101"/>
        </w:rPr>
        <w:t>outlining</w:t>
      </w:r>
      <w:r>
        <w:rPr>
          <w:color w:val="010101"/>
          <w:spacing w:val="-1"/>
        </w:rPr>
        <w:t xml:space="preserve"> </w:t>
      </w:r>
      <w:r>
        <w:rPr>
          <w:color w:val="010101"/>
        </w:rPr>
        <w:t>analytical strategies for untangling them. Historically, the</w:t>
      </w:r>
      <w:r>
        <w:rPr>
          <w:color w:val="010101"/>
          <w:spacing w:val="-5"/>
        </w:rPr>
        <w:t xml:space="preserve"> </w:t>
      </w:r>
      <w:r>
        <w:rPr>
          <w:color w:val="010101"/>
        </w:rPr>
        <w:t>complexity of</w:t>
      </w:r>
      <w:r>
        <w:rPr>
          <w:color w:val="010101"/>
          <w:spacing w:val="-4"/>
        </w:rPr>
        <w:t xml:space="preserve"> </w:t>
      </w:r>
      <w:r>
        <w:rPr>
          <w:color w:val="010101"/>
        </w:rPr>
        <w:t>antibodies has</w:t>
      </w:r>
      <w:r>
        <w:rPr>
          <w:color w:val="010101"/>
          <w:spacing w:val="-3"/>
        </w:rPr>
        <w:t xml:space="preserve"> </w:t>
      </w:r>
      <w:r>
        <w:rPr>
          <w:color w:val="010101"/>
        </w:rPr>
        <w:t>made them difficult to analyze on</w:t>
      </w:r>
      <w:r>
        <w:rPr>
          <w:color w:val="010101"/>
          <w:spacing w:val="-13"/>
        </w:rPr>
        <w:t xml:space="preserve"> </w:t>
      </w:r>
      <w:r>
        <w:rPr>
          <w:color w:val="010101"/>
        </w:rPr>
        <w:t>a</w:t>
      </w:r>
      <w:r>
        <w:rPr>
          <w:color w:val="010101"/>
          <w:spacing w:val="-15"/>
        </w:rPr>
        <w:t xml:space="preserve"> </w:t>
      </w:r>
      <w:r>
        <w:rPr>
          <w:color w:val="010101"/>
        </w:rPr>
        <w:t>large</w:t>
      </w:r>
      <w:r>
        <w:rPr>
          <w:color w:val="010101"/>
          <w:spacing w:val="-11"/>
        </w:rPr>
        <w:t xml:space="preserve"> </w:t>
      </w:r>
      <w:r>
        <w:rPr>
          <w:color w:val="010101"/>
        </w:rPr>
        <w:t>scale,</w:t>
      </w:r>
      <w:r>
        <w:rPr>
          <w:color w:val="010101"/>
          <w:spacing w:val="-1"/>
        </w:rPr>
        <w:t xml:space="preserve"> </w:t>
      </w:r>
      <w:r>
        <w:rPr>
          <w:color w:val="010101"/>
        </w:rPr>
        <w:t>as</w:t>
      </w:r>
      <w:r>
        <w:rPr>
          <w:color w:val="010101"/>
          <w:spacing w:val="-15"/>
        </w:rPr>
        <w:t xml:space="preserve"> </w:t>
      </w:r>
      <w:r>
        <w:rPr>
          <w:color w:val="010101"/>
        </w:rPr>
        <w:t>they</w:t>
      </w:r>
      <w:r>
        <w:rPr>
          <w:color w:val="010101"/>
          <w:spacing w:val="-1"/>
        </w:rPr>
        <w:t xml:space="preserve"> </w:t>
      </w:r>
      <w:r>
        <w:rPr>
          <w:color w:val="010101"/>
        </w:rPr>
        <w:t>lack</w:t>
      </w:r>
      <w:r>
        <w:rPr>
          <w:color w:val="010101"/>
          <w:spacing w:val="-6"/>
        </w:rPr>
        <w:t xml:space="preserve"> </w:t>
      </w:r>
      <w:r>
        <w:rPr>
          <w:color w:val="010101"/>
        </w:rPr>
        <w:t>the</w:t>
      </w:r>
      <w:r>
        <w:rPr>
          <w:color w:val="010101"/>
          <w:spacing w:val="-12"/>
        </w:rPr>
        <w:t xml:space="preserve"> </w:t>
      </w:r>
      <w:r>
        <w:rPr>
          <w:color w:val="010101"/>
        </w:rPr>
        <w:t>universal protein</w:t>
      </w:r>
      <w:r>
        <w:rPr>
          <w:color w:val="010101"/>
          <w:spacing w:val="-6"/>
        </w:rPr>
        <w:t xml:space="preserve"> </w:t>
      </w:r>
      <w:r>
        <w:rPr>
          <w:color w:val="010101"/>
        </w:rPr>
        <w:t>sequence</w:t>
      </w:r>
      <w:r>
        <w:rPr>
          <w:color w:val="010101"/>
          <w:spacing w:val="-2"/>
        </w:rPr>
        <w:t xml:space="preserve"> </w:t>
      </w:r>
      <w:r>
        <w:rPr>
          <w:color w:val="010101"/>
        </w:rPr>
        <w:t>databases</w:t>
      </w:r>
      <w:r>
        <w:rPr>
          <w:color w:val="010101"/>
          <w:spacing w:val="-4"/>
        </w:rPr>
        <w:t xml:space="preserve"> </w:t>
      </w:r>
      <w:r>
        <w:rPr>
          <w:color w:val="010101"/>
        </w:rPr>
        <w:t>used in</w:t>
      </w:r>
      <w:r>
        <w:rPr>
          <w:color w:val="010101"/>
          <w:spacing w:val="-2"/>
        </w:rPr>
        <w:t xml:space="preserve"> </w:t>
      </w:r>
      <w:r>
        <w:rPr>
          <w:color w:val="010101"/>
        </w:rPr>
        <w:t>other proteomic studies. However, recent advances in</w:t>
      </w:r>
      <w:r>
        <w:rPr>
          <w:color w:val="010101"/>
          <w:spacing w:val="-1"/>
        </w:rPr>
        <w:t xml:space="preserve"> </w:t>
      </w:r>
      <w:r>
        <w:rPr>
          <w:color w:val="010101"/>
        </w:rPr>
        <w:t xml:space="preserve">MS-based proteomics and </w:t>
      </w:r>
      <w:r>
        <w:rPr>
          <w:i/>
          <w:color w:val="010101"/>
        </w:rPr>
        <w:t xml:space="preserve">de nova </w:t>
      </w:r>
      <w:r>
        <w:rPr>
          <w:color w:val="010101"/>
        </w:rPr>
        <w:t>sequencing have paved the way for their inclusion, as evidenced by the in­ creasing number of published strategies for proteomic analysis of</w:t>
      </w:r>
      <w:r>
        <w:rPr>
          <w:color w:val="010101"/>
          <w:spacing w:val="-2"/>
        </w:rPr>
        <w:t xml:space="preserve"> </w:t>
      </w:r>
      <w:r>
        <w:rPr>
          <w:color w:val="010101"/>
        </w:rPr>
        <w:t>these repertoires. Combined</w:t>
      </w:r>
      <w:r>
        <w:rPr>
          <w:color w:val="010101"/>
          <w:spacing w:val="29"/>
        </w:rPr>
        <w:t xml:space="preserve"> </w:t>
      </w:r>
      <w:r>
        <w:rPr>
          <w:color w:val="010101"/>
        </w:rPr>
        <w:t>with the immunological</w:t>
      </w:r>
      <w:r>
        <w:rPr>
          <w:color w:val="010101"/>
          <w:spacing w:val="40"/>
        </w:rPr>
        <w:t xml:space="preserve"> </w:t>
      </w:r>
      <w:r>
        <w:rPr>
          <w:color w:val="010101"/>
        </w:rPr>
        <w:t>studies</w:t>
      </w:r>
      <w:r>
        <w:rPr>
          <w:color w:val="010101"/>
          <w:spacing w:val="25"/>
        </w:rPr>
        <w:t xml:space="preserve"> </w:t>
      </w:r>
      <w:r>
        <w:rPr>
          <w:color w:val="010101"/>
        </w:rPr>
        <w:t>of unparalleled</w:t>
      </w:r>
      <w:r>
        <w:rPr>
          <w:color w:val="010101"/>
          <w:spacing w:val="37"/>
        </w:rPr>
        <w:t xml:space="preserve"> </w:t>
      </w:r>
      <w:r>
        <w:rPr>
          <w:color w:val="010101"/>
        </w:rPr>
        <w:t>scale that</w:t>
      </w:r>
      <w:r>
        <w:rPr>
          <w:color w:val="010101"/>
          <w:spacing w:val="21"/>
        </w:rPr>
        <w:t xml:space="preserve"> </w:t>
      </w:r>
      <w:r>
        <w:rPr>
          <w:color w:val="010101"/>
        </w:rPr>
        <w:t>we are</w:t>
      </w:r>
      <w:r>
        <w:rPr>
          <w:color w:val="010101"/>
          <w:spacing w:val="20"/>
        </w:rPr>
        <w:t xml:space="preserve"> </w:t>
      </w:r>
      <w:proofErr w:type="gramStart"/>
      <w:r>
        <w:rPr>
          <w:color w:val="010101"/>
        </w:rPr>
        <w:t>seeing</w:t>
      </w:r>
      <w:proofErr w:type="gramEnd"/>
    </w:p>
    <w:p w14:paraId="30CB9735" w14:textId="77777777" w:rsidR="00D25E69" w:rsidRDefault="00D25E69">
      <w:pPr>
        <w:spacing w:line="424" w:lineRule="auto"/>
        <w:jc w:val="both"/>
        <w:sectPr w:rsidR="00D25E69">
          <w:pgSz w:w="10320" w:h="14580"/>
          <w:pgMar w:top="1140" w:right="0" w:bottom="900" w:left="0" w:header="807" w:footer="714" w:gutter="0"/>
          <w:cols w:space="720"/>
        </w:sectPr>
      </w:pPr>
    </w:p>
    <w:p w14:paraId="0D748B92" w14:textId="77777777" w:rsidR="00D25E69" w:rsidRDefault="00D25E69">
      <w:pPr>
        <w:pStyle w:val="BodyText"/>
        <w:spacing w:before="8"/>
        <w:rPr>
          <w:sz w:val="23"/>
        </w:rPr>
      </w:pPr>
    </w:p>
    <w:p w14:paraId="4B1B262C" w14:textId="684EE914" w:rsidR="00D25E69" w:rsidRDefault="004E78E4">
      <w:pPr>
        <w:pStyle w:val="BodyText"/>
        <w:spacing w:before="94" w:line="424" w:lineRule="auto"/>
        <w:ind w:left="1214" w:right="1191" w:firstLine="5"/>
        <w:jc w:val="both"/>
      </w:pPr>
      <w:r>
        <w:rPr>
          <w:color w:val="010101"/>
        </w:rPr>
        <w:t>since the SARS-CoV-2 pandemic, the stage now looks to be set for large scale, in depth, proteomic analysis of endogenous antibody repertoires.</w:t>
      </w:r>
      <w:r>
        <w:rPr>
          <w:color w:val="010101"/>
          <w:spacing w:val="40"/>
        </w:rPr>
        <w:t xml:space="preserve"> </w:t>
      </w:r>
      <w:r>
        <w:rPr>
          <w:color w:val="010101"/>
        </w:rPr>
        <w:t xml:space="preserve">The incredible ad­ </w:t>
      </w:r>
      <w:proofErr w:type="spellStart"/>
      <w:r>
        <w:rPr>
          <w:color w:val="010101"/>
        </w:rPr>
        <w:t>vances</w:t>
      </w:r>
      <w:proofErr w:type="spellEnd"/>
      <w:r>
        <w:rPr>
          <w:color w:val="010101"/>
        </w:rPr>
        <w:t xml:space="preserve"> in studying</w:t>
      </w:r>
      <w:r>
        <w:rPr>
          <w:color w:val="010101"/>
          <w:spacing w:val="40"/>
        </w:rPr>
        <w:t xml:space="preserve"> </w:t>
      </w:r>
      <w:r>
        <w:rPr>
          <w:color w:val="010101"/>
        </w:rPr>
        <w:t>these repertoires</w:t>
      </w:r>
      <w:r>
        <w:rPr>
          <w:color w:val="010101"/>
          <w:spacing w:val="40"/>
        </w:rPr>
        <w:t xml:space="preserve"> </w:t>
      </w:r>
      <w:r>
        <w:rPr>
          <w:color w:val="010101"/>
        </w:rPr>
        <w:t>in multidisciplinary, collabora</w:t>
      </w:r>
      <w:r>
        <w:rPr>
          <w:color w:val="010101"/>
        </w:rPr>
        <w:t>tive</w:t>
      </w:r>
      <w:r>
        <w:rPr>
          <w:color w:val="010101"/>
          <w:spacing w:val="40"/>
        </w:rPr>
        <w:t xml:space="preserve"> </w:t>
      </w:r>
      <w:r>
        <w:rPr>
          <w:color w:val="010101"/>
        </w:rPr>
        <w:t>studies has left</w:t>
      </w:r>
      <w:r>
        <w:rPr>
          <w:color w:val="010101"/>
          <w:spacing w:val="-1"/>
        </w:rPr>
        <w:t xml:space="preserve"> </w:t>
      </w:r>
      <w:r>
        <w:rPr>
          <w:color w:val="010101"/>
        </w:rPr>
        <w:t>me</w:t>
      </w:r>
      <w:r>
        <w:rPr>
          <w:color w:val="010101"/>
          <w:spacing w:val="-7"/>
        </w:rPr>
        <w:t xml:space="preserve"> </w:t>
      </w:r>
      <w:r>
        <w:rPr>
          <w:color w:val="010101"/>
        </w:rPr>
        <w:t>feeling highly optimistic about the</w:t>
      </w:r>
      <w:r>
        <w:rPr>
          <w:color w:val="010101"/>
          <w:spacing w:val="-2"/>
        </w:rPr>
        <w:t xml:space="preserve"> </w:t>
      </w:r>
      <w:r>
        <w:rPr>
          <w:color w:val="010101"/>
        </w:rPr>
        <w:t>future of</w:t>
      </w:r>
      <w:r>
        <w:rPr>
          <w:color w:val="010101"/>
          <w:spacing w:val="-9"/>
        </w:rPr>
        <w:t xml:space="preserve"> </w:t>
      </w:r>
      <w:r>
        <w:rPr>
          <w:color w:val="010101"/>
        </w:rPr>
        <w:t>this</w:t>
      </w:r>
      <w:r>
        <w:rPr>
          <w:color w:val="010101"/>
          <w:spacing w:val="-5"/>
        </w:rPr>
        <w:t xml:space="preserve"> </w:t>
      </w:r>
      <w:r>
        <w:rPr>
          <w:color w:val="010101"/>
        </w:rPr>
        <w:t>field.</w:t>
      </w:r>
      <w:r>
        <w:rPr>
          <w:color w:val="010101"/>
          <w:spacing w:val="32"/>
        </w:rPr>
        <w:t xml:space="preserve"> </w:t>
      </w:r>
      <w:r>
        <w:rPr>
          <w:color w:val="010101"/>
        </w:rPr>
        <w:t>Through comprehensive analysis of</w:t>
      </w:r>
      <w:r>
        <w:rPr>
          <w:color w:val="010101"/>
          <w:spacing w:val="-7"/>
        </w:rPr>
        <w:t xml:space="preserve"> </w:t>
      </w:r>
      <w:r>
        <w:rPr>
          <w:color w:val="010101"/>
        </w:rPr>
        <w:t>endogenous antibody repertoires</w:t>
      </w:r>
      <w:ins w:id="83" w:author="Heck, A.J.R. (Albert)" w:date="2023-04-21T09:12:00Z">
        <w:r w:rsidR="00A46120">
          <w:rPr>
            <w:color w:val="010101"/>
          </w:rPr>
          <w:t>,</w:t>
        </w:r>
      </w:ins>
      <w:r>
        <w:rPr>
          <w:color w:val="010101"/>
        </w:rPr>
        <w:t xml:space="preserve"> we</w:t>
      </w:r>
      <w:r>
        <w:rPr>
          <w:color w:val="010101"/>
          <w:spacing w:val="-4"/>
        </w:rPr>
        <w:t xml:space="preserve"> </w:t>
      </w:r>
      <w:r>
        <w:rPr>
          <w:color w:val="010101"/>
        </w:rPr>
        <w:t>can</w:t>
      </w:r>
      <w:r>
        <w:rPr>
          <w:color w:val="010101"/>
          <w:spacing w:val="-1"/>
        </w:rPr>
        <w:t xml:space="preserve"> </w:t>
      </w:r>
      <w:r>
        <w:rPr>
          <w:color w:val="010101"/>
        </w:rPr>
        <w:t>gain a</w:t>
      </w:r>
      <w:r>
        <w:rPr>
          <w:color w:val="010101"/>
          <w:spacing w:val="-5"/>
        </w:rPr>
        <w:t xml:space="preserve"> </w:t>
      </w:r>
      <w:r>
        <w:rPr>
          <w:color w:val="010101"/>
        </w:rPr>
        <w:t xml:space="preserve">deeper understanding of the immune responses they are a part </w:t>
      </w:r>
      <w:proofErr w:type="gramStart"/>
      <w:r>
        <w:rPr>
          <w:color w:val="010101"/>
        </w:rPr>
        <w:t>of</w:t>
      </w:r>
      <w:proofErr w:type="gramEnd"/>
      <w:r>
        <w:rPr>
          <w:color w:val="010101"/>
        </w:rPr>
        <w:t xml:space="preserve"> and I believe that mass spec</w:t>
      </w:r>
      <w:r>
        <w:rPr>
          <w:color w:val="010101"/>
        </w:rPr>
        <w:t>trometry will play an integral role in untangling these personalized proteomes.</w:t>
      </w:r>
    </w:p>
    <w:p w14:paraId="6B94406C" w14:textId="77777777" w:rsidR="00D25E69" w:rsidRDefault="00D25E69">
      <w:pPr>
        <w:pStyle w:val="BodyText"/>
        <w:rPr>
          <w:sz w:val="22"/>
        </w:rPr>
      </w:pPr>
    </w:p>
    <w:p w14:paraId="3178524A" w14:textId="77777777" w:rsidR="00D25E69" w:rsidRDefault="00D25E69">
      <w:pPr>
        <w:pStyle w:val="BodyText"/>
        <w:rPr>
          <w:sz w:val="22"/>
        </w:rPr>
      </w:pPr>
    </w:p>
    <w:p w14:paraId="6FF9BFD0" w14:textId="77777777" w:rsidR="00D25E69" w:rsidRDefault="004E78E4">
      <w:pPr>
        <w:pStyle w:val="Heading1"/>
        <w:numPr>
          <w:ilvl w:val="1"/>
          <w:numId w:val="5"/>
        </w:numPr>
        <w:tabs>
          <w:tab w:val="left" w:pos="1955"/>
          <w:tab w:val="left" w:pos="1956"/>
        </w:tabs>
        <w:spacing w:before="147"/>
      </w:pPr>
      <w:proofErr w:type="spellStart"/>
      <w:r>
        <w:rPr>
          <w:color w:val="010101"/>
          <w:spacing w:val="-2"/>
        </w:rPr>
        <w:t>Samenvatting</w:t>
      </w:r>
      <w:proofErr w:type="spellEnd"/>
    </w:p>
    <w:p w14:paraId="5B409415" w14:textId="77777777" w:rsidR="00D25E69" w:rsidRDefault="00D25E69">
      <w:pPr>
        <w:pStyle w:val="BodyText"/>
        <w:spacing w:before="5"/>
        <w:rPr>
          <w:b/>
          <w:sz w:val="40"/>
        </w:rPr>
      </w:pPr>
    </w:p>
    <w:p w14:paraId="577DDDD7" w14:textId="0322D271" w:rsidR="00D25E69" w:rsidRPr="00D67176" w:rsidRDefault="00D67176">
      <w:pPr>
        <w:pStyle w:val="BodyText"/>
        <w:spacing w:line="424" w:lineRule="auto"/>
        <w:ind w:left="1214" w:right="1196" w:firstLine="2"/>
        <w:jc w:val="both"/>
        <w:rPr>
          <w:lang w:val="nl-NL"/>
        </w:rPr>
      </w:pPr>
      <w:r>
        <w:rPr>
          <w:noProof/>
        </w:rPr>
        <mc:AlternateContent>
          <mc:Choice Requires="wps">
            <w:drawing>
              <wp:anchor distT="0" distB="0" distL="114300" distR="114300" simplePos="0" relativeHeight="15736832" behindDoc="0" locked="0" layoutInCell="1" allowOverlap="1" wp14:anchorId="4C719A75" wp14:editId="3D3F5684">
                <wp:simplePos x="0" y="0"/>
                <wp:positionH relativeFrom="page">
                  <wp:posOffset>6179820</wp:posOffset>
                </wp:positionH>
                <wp:positionV relativeFrom="paragraph">
                  <wp:posOffset>2193290</wp:posOffset>
                </wp:positionV>
                <wp:extent cx="372110" cy="965200"/>
                <wp:effectExtent l="0" t="0" r="0" b="0"/>
                <wp:wrapNone/>
                <wp:docPr id="1927881456" name="docshape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72110" cy="965200"/>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6F6D87" w14:textId="77777777" w:rsidR="00D25E69" w:rsidRDefault="00D25E69">
                            <w:pPr>
                              <w:pStyle w:val="BodyText"/>
                              <w:rPr>
                                <w:color w:val="000000"/>
                                <w:sz w:val="34"/>
                              </w:rPr>
                            </w:pPr>
                          </w:p>
                          <w:p w14:paraId="29C98FB0" w14:textId="77777777" w:rsidR="00D25E69" w:rsidRDefault="004E78E4">
                            <w:pPr>
                              <w:spacing w:before="261"/>
                              <w:ind w:left="236"/>
                              <w:rPr>
                                <w:b/>
                                <w:color w:val="000000"/>
                                <w:sz w:val="30"/>
                              </w:rPr>
                            </w:pPr>
                            <w:r>
                              <w:rPr>
                                <w:b/>
                                <w:color w:val="FFFFFF"/>
                                <w:w w:val="105"/>
                                <w:sz w:val="30"/>
                              </w:rPr>
                              <w:t>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719A75" id="docshape46" o:spid="_x0000_s1037" type="#_x0000_t202" style="position:absolute;left:0;text-align:left;margin-left:486.6pt;margin-top:172.7pt;width:29.3pt;height:76pt;z-index:15736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" fillcolor="gray" stroked="f">
                <v:path arrowok="t"/>
                <v:textbox inset="0,0,0,0">
                  <w:txbxContent>
                    <w:p w14:paraId="0C6F6D87" w14:textId="77777777" w:rsidR="00D25E69" w:rsidRDefault="00D25E69">
                      <w:pPr>
                        <w:pStyle w:val="BodyText"/>
                        <w:rPr>
                          <w:color w:val="000000"/>
                          <w:sz w:val="34"/>
                        </w:rPr>
                      </w:pPr>
                    </w:p>
                    <w:p w14:paraId="29C98FB0" w14:textId="77777777" w:rsidR="00D25E69" w:rsidRDefault="004E78E4">
                      <w:pPr>
                        <w:spacing w:before="261"/>
                        <w:ind w:left="236"/>
                        <w:rPr>
                          <w:b/>
                          <w:color w:val="000000"/>
                          <w:sz w:val="30"/>
                        </w:rPr>
                      </w:pPr>
                      <w:r>
                        <w:rPr>
                          <w:b/>
                          <w:color w:val="FFFFFF"/>
                          <w:w w:val="105"/>
                          <w:sz w:val="30"/>
                        </w:rPr>
                        <w:t>6</w:t>
                      </w:r>
                    </w:p>
                  </w:txbxContent>
                </v:textbox>
                <w10:wrap anchorx="page"/>
              </v:shape>
            </w:pict>
          </mc:Fallback>
        </mc:AlternateContent>
      </w:r>
      <w:r w:rsidRPr="00D67176">
        <w:rPr>
          <w:color w:val="010101"/>
          <w:lang w:val="nl-NL"/>
        </w:rPr>
        <w:t>Antistoffen zijn essentieel voor adaptieve immuniteit en vertegenwoordigen</w:t>
      </w:r>
      <w:r w:rsidRPr="00D67176">
        <w:rPr>
          <w:color w:val="010101"/>
          <w:spacing w:val="-6"/>
          <w:lang w:val="nl-NL"/>
        </w:rPr>
        <w:t xml:space="preserve"> </w:t>
      </w:r>
      <w:r w:rsidRPr="00D67176">
        <w:rPr>
          <w:color w:val="010101"/>
          <w:lang w:val="nl-NL"/>
        </w:rPr>
        <w:t xml:space="preserve">een van de meest polymorfe eiwitten die in het menselijk lichaam </w:t>
      </w:r>
      <w:del w:id="84" w:author="Heck, A.J.R. (Albert)" w:date="2023-04-21T09:14:00Z">
        <w:r w:rsidRPr="00D67176" w:rsidDel="00A46120">
          <w:rPr>
            <w:color w:val="010101"/>
            <w:lang w:val="nl-NL"/>
          </w:rPr>
          <w:delText xml:space="preserve">warden </w:delText>
        </w:r>
      </w:del>
      <w:ins w:id="85" w:author="Heck, A.J.R. (Albert)" w:date="2023-04-21T09:14:00Z">
        <w:r w:rsidR="00A46120" w:rsidRPr="00D67176">
          <w:rPr>
            <w:color w:val="010101"/>
            <w:lang w:val="nl-NL"/>
          </w:rPr>
          <w:t>w</w:t>
        </w:r>
        <w:r w:rsidR="00A46120">
          <w:rPr>
            <w:color w:val="010101"/>
            <w:lang w:val="nl-NL"/>
          </w:rPr>
          <w:t>o</w:t>
        </w:r>
        <w:r w:rsidR="00A46120" w:rsidRPr="00D67176">
          <w:rPr>
            <w:color w:val="010101"/>
            <w:lang w:val="nl-NL"/>
          </w:rPr>
          <w:t xml:space="preserve">rden </w:t>
        </w:r>
      </w:ins>
      <w:r w:rsidRPr="00D67176">
        <w:rPr>
          <w:color w:val="010101"/>
          <w:lang w:val="nl-NL"/>
        </w:rPr>
        <w:t>gevonden.</w:t>
      </w:r>
      <w:r w:rsidRPr="00D67176">
        <w:rPr>
          <w:color w:val="010101"/>
          <w:spacing w:val="40"/>
          <w:lang w:val="nl-NL"/>
        </w:rPr>
        <w:t xml:space="preserve"> </w:t>
      </w:r>
      <w:r w:rsidRPr="00D67176">
        <w:rPr>
          <w:color w:val="010101"/>
          <w:lang w:val="nl-NL"/>
        </w:rPr>
        <w:t xml:space="preserve">Deze polymorfie zorgt voor de ongelooflijke flexibiliteit die wordt gezien in adaptieve </w:t>
      </w:r>
      <w:proofErr w:type="spellStart"/>
      <w:r w:rsidRPr="00D67176">
        <w:rPr>
          <w:color w:val="010101"/>
          <w:lang w:val="nl-NL"/>
        </w:rPr>
        <w:t>im­</w:t>
      </w:r>
      <w:proofErr w:type="spellEnd"/>
      <w:r w:rsidRPr="00D67176">
        <w:rPr>
          <w:color w:val="010101"/>
          <w:lang w:val="nl-NL"/>
        </w:rPr>
        <w:t xml:space="preserve"> </w:t>
      </w:r>
      <w:proofErr w:type="spellStart"/>
      <w:r w:rsidRPr="00D67176">
        <w:rPr>
          <w:color w:val="010101"/>
          <w:lang w:val="nl-NL"/>
        </w:rPr>
        <w:t>muniteit</w:t>
      </w:r>
      <w:proofErr w:type="spellEnd"/>
      <w:r w:rsidRPr="00D67176">
        <w:rPr>
          <w:color w:val="010101"/>
          <w:lang w:val="nl-NL"/>
        </w:rPr>
        <w:t xml:space="preserve"> en </w:t>
      </w:r>
      <w:del w:id="86" w:author="Heck, A.J.R. (Albert)" w:date="2023-04-21T09:14:00Z">
        <w:r w:rsidRPr="00D67176" w:rsidDel="00A46120">
          <w:rPr>
            <w:color w:val="010101"/>
            <w:lang w:val="nl-NL"/>
          </w:rPr>
          <w:delText xml:space="preserve">maakt </w:delText>
        </w:r>
      </w:del>
      <w:ins w:id="87" w:author="Heck, A.J.R. (Albert)" w:date="2023-04-21T09:14:00Z">
        <w:r w:rsidR="00A46120">
          <w:rPr>
            <w:color w:val="010101"/>
            <w:lang w:val="nl-NL"/>
          </w:rPr>
          <w:t>zorgen ervoor dat</w:t>
        </w:r>
        <w:r w:rsidR="00A46120" w:rsidRPr="00D67176">
          <w:rPr>
            <w:color w:val="010101"/>
            <w:lang w:val="nl-NL"/>
          </w:rPr>
          <w:t xml:space="preserve"> </w:t>
        </w:r>
      </w:ins>
      <w:r w:rsidRPr="00D67176">
        <w:rPr>
          <w:color w:val="010101"/>
          <w:lang w:val="nl-NL"/>
        </w:rPr>
        <w:t>antistoffen een</w:t>
      </w:r>
      <w:ins w:id="88" w:author="Heck, A.J.R. (Albert)" w:date="2023-04-21T09:14:00Z">
        <w:r w:rsidR="00A46120">
          <w:rPr>
            <w:color w:val="010101"/>
            <w:lang w:val="nl-NL"/>
          </w:rPr>
          <w:t xml:space="preserve"> grote bijdrage leveren aan ons</w:t>
        </w:r>
      </w:ins>
      <w:r w:rsidRPr="00D67176">
        <w:rPr>
          <w:color w:val="010101"/>
          <w:lang w:val="nl-NL"/>
        </w:rPr>
        <w:t xml:space="preserve"> ware </w:t>
      </w:r>
      <w:r w:rsidRPr="00D67176">
        <w:rPr>
          <w:color w:val="1A1A1A"/>
          <w:lang w:val="nl-NL"/>
        </w:rPr>
        <w:t xml:space="preserve">"gepersonaliseerde </w:t>
      </w:r>
      <w:proofErr w:type="spellStart"/>
      <w:r w:rsidRPr="00D67176">
        <w:rPr>
          <w:color w:val="010101"/>
          <w:lang w:val="nl-NL"/>
        </w:rPr>
        <w:t>proteoom</w:t>
      </w:r>
      <w:proofErr w:type="spellEnd"/>
      <w:r w:rsidRPr="00D67176">
        <w:rPr>
          <w:color w:val="010101"/>
          <w:lang w:val="nl-NL"/>
        </w:rPr>
        <w:t>",</w:t>
      </w:r>
      <w:r w:rsidRPr="00D67176">
        <w:rPr>
          <w:color w:val="010101"/>
          <w:spacing w:val="40"/>
          <w:lang w:val="nl-NL"/>
        </w:rPr>
        <w:t xml:space="preserve"> </w:t>
      </w:r>
      <w:r w:rsidRPr="00D67176">
        <w:rPr>
          <w:color w:val="010101"/>
          <w:lang w:val="nl-NL"/>
        </w:rPr>
        <w:t>uniek voor</w:t>
      </w:r>
      <w:r w:rsidRPr="00D67176">
        <w:rPr>
          <w:color w:val="010101"/>
          <w:spacing w:val="40"/>
          <w:lang w:val="nl-NL"/>
        </w:rPr>
        <w:t xml:space="preserve"> </w:t>
      </w:r>
      <w:r w:rsidRPr="00D67176">
        <w:rPr>
          <w:color w:val="010101"/>
          <w:lang w:val="nl-NL"/>
        </w:rPr>
        <w:t>elk individu en</w:t>
      </w:r>
      <w:r w:rsidRPr="00D67176">
        <w:rPr>
          <w:color w:val="010101"/>
          <w:spacing w:val="-1"/>
          <w:lang w:val="nl-NL"/>
        </w:rPr>
        <w:t xml:space="preserve"> </w:t>
      </w:r>
      <w:r w:rsidRPr="00D67176">
        <w:rPr>
          <w:color w:val="010101"/>
          <w:lang w:val="nl-NL"/>
        </w:rPr>
        <w:t>aangepast aan hun behoeften.</w:t>
      </w:r>
      <w:r w:rsidRPr="00D67176">
        <w:rPr>
          <w:color w:val="010101"/>
          <w:spacing w:val="36"/>
          <w:lang w:val="nl-NL"/>
        </w:rPr>
        <w:t xml:space="preserve"> </w:t>
      </w:r>
      <w:r w:rsidRPr="00D67176">
        <w:rPr>
          <w:color w:val="010101"/>
          <w:lang w:val="nl-NL"/>
        </w:rPr>
        <w:t xml:space="preserve">Deze diversiteit maakt het echter </w:t>
      </w:r>
      <w:del w:id="89" w:author="Heck, A.J.R. (Albert)" w:date="2023-04-21T09:14:00Z">
        <w:r w:rsidRPr="00D67176" w:rsidDel="00A46120">
          <w:rPr>
            <w:color w:val="010101"/>
            <w:lang w:val="nl-NL"/>
          </w:rPr>
          <w:delText xml:space="preserve">oak </w:delText>
        </w:r>
      </w:del>
      <w:ins w:id="90" w:author="Heck, A.J.R. (Albert)" w:date="2023-04-21T09:14:00Z">
        <w:r w:rsidR="00A46120">
          <w:rPr>
            <w:color w:val="010101"/>
            <w:lang w:val="nl-NL"/>
          </w:rPr>
          <w:t>ook</w:t>
        </w:r>
        <w:r w:rsidR="00A46120" w:rsidRPr="00D67176">
          <w:rPr>
            <w:color w:val="010101"/>
            <w:lang w:val="nl-NL"/>
          </w:rPr>
          <w:t xml:space="preserve"> </w:t>
        </w:r>
      </w:ins>
      <w:r w:rsidRPr="00D67176">
        <w:rPr>
          <w:color w:val="010101"/>
          <w:lang w:val="nl-NL"/>
        </w:rPr>
        <w:t>moeilijk om antistoffen te bestuderen.</w:t>
      </w:r>
      <w:r w:rsidRPr="00D67176">
        <w:rPr>
          <w:color w:val="010101"/>
          <w:spacing w:val="40"/>
          <w:lang w:val="nl-NL"/>
        </w:rPr>
        <w:t xml:space="preserve"> </w:t>
      </w:r>
      <w:del w:id="91" w:author="Heck, A.J.R. (Albert)" w:date="2023-04-21T09:15:00Z">
        <w:r w:rsidRPr="00D67176" w:rsidDel="00A46120">
          <w:rPr>
            <w:color w:val="010101"/>
            <w:lang w:val="nl-NL"/>
          </w:rPr>
          <w:delText>De</w:delText>
        </w:r>
        <w:r w:rsidRPr="00D67176" w:rsidDel="00A46120">
          <w:rPr>
            <w:color w:val="010101"/>
            <w:spacing w:val="-1"/>
            <w:lang w:val="nl-NL"/>
          </w:rPr>
          <w:delText xml:space="preserve"> </w:delText>
        </w:r>
        <w:r w:rsidRPr="00D67176" w:rsidDel="00A46120">
          <w:rPr>
            <w:color w:val="010101"/>
            <w:lang w:val="nl-NL"/>
          </w:rPr>
          <w:delText>hoofdstukken in deze scriptie</w:delText>
        </w:r>
      </w:del>
      <w:ins w:id="92" w:author="Heck, A.J.R. (Albert)" w:date="2023-04-21T09:15:00Z">
        <w:r w:rsidR="00A46120">
          <w:rPr>
            <w:color w:val="010101"/>
            <w:lang w:val="nl-NL"/>
          </w:rPr>
          <w:t xml:space="preserve">Het werk beschreven in dit </w:t>
        </w:r>
        <w:commentRangeStart w:id="93"/>
        <w:r w:rsidR="00A46120">
          <w:rPr>
            <w:color w:val="010101"/>
            <w:lang w:val="nl-NL"/>
          </w:rPr>
          <w:t>proefschrift</w:t>
        </w:r>
      </w:ins>
      <w:commentRangeEnd w:id="93"/>
      <w:ins w:id="94" w:author="Heck, A.J.R. (Albert)" w:date="2023-04-21T09:21:00Z">
        <w:r w:rsidR="0088720C">
          <w:rPr>
            <w:rStyle w:val="CommentReference"/>
          </w:rPr>
          <w:commentReference w:id="93"/>
        </w:r>
      </w:ins>
      <w:r w:rsidRPr="00D67176">
        <w:rPr>
          <w:color w:val="010101"/>
          <w:lang w:val="nl-NL"/>
        </w:rPr>
        <w:t xml:space="preserve"> beschrijven inspanningen om algemeen toepasbare </w:t>
      </w:r>
      <w:commentRangeStart w:id="95"/>
      <w:proofErr w:type="spellStart"/>
      <w:r w:rsidRPr="00D67176">
        <w:rPr>
          <w:color w:val="010101"/>
          <w:lang w:val="nl-NL"/>
        </w:rPr>
        <w:t>gegevensanalysestrategieen</w:t>
      </w:r>
      <w:commentRangeEnd w:id="95"/>
      <w:proofErr w:type="spellEnd"/>
      <w:r w:rsidR="0088720C">
        <w:rPr>
          <w:rStyle w:val="CommentReference"/>
        </w:rPr>
        <w:commentReference w:id="95"/>
      </w:r>
      <w:r w:rsidRPr="00D67176">
        <w:rPr>
          <w:color w:val="010101"/>
          <w:spacing w:val="-9"/>
          <w:lang w:val="nl-NL"/>
        </w:rPr>
        <w:t xml:space="preserve"> </w:t>
      </w:r>
      <w:r w:rsidRPr="00D67176">
        <w:rPr>
          <w:color w:val="010101"/>
          <w:lang w:val="nl-NL"/>
        </w:rPr>
        <w:t>te ontwikkelen voor het bestuderen van uitgescheiden antilichaamrepertoires</w:t>
      </w:r>
      <w:r w:rsidRPr="00D67176">
        <w:rPr>
          <w:color w:val="010101"/>
          <w:spacing w:val="-8"/>
          <w:lang w:val="nl-NL"/>
        </w:rPr>
        <w:t xml:space="preserve"> </w:t>
      </w:r>
      <w:r w:rsidRPr="00D67176">
        <w:rPr>
          <w:color w:val="010101"/>
          <w:lang w:val="nl-NL"/>
        </w:rPr>
        <w:t xml:space="preserve">met behulp van </w:t>
      </w:r>
      <w:proofErr w:type="spellStart"/>
      <w:r w:rsidRPr="00D67176">
        <w:rPr>
          <w:color w:val="010101"/>
          <w:lang w:val="nl-NL"/>
        </w:rPr>
        <w:t>mas­</w:t>
      </w:r>
      <w:proofErr w:type="spellEnd"/>
      <w:r w:rsidRPr="00D67176">
        <w:rPr>
          <w:color w:val="010101"/>
          <w:lang w:val="nl-NL"/>
        </w:rPr>
        <w:t xml:space="preserve"> </w:t>
      </w:r>
      <w:proofErr w:type="spellStart"/>
      <w:r w:rsidRPr="00D67176">
        <w:rPr>
          <w:color w:val="010101"/>
          <w:spacing w:val="-2"/>
          <w:lang w:val="nl-NL"/>
        </w:rPr>
        <w:t>saspectrometrie</w:t>
      </w:r>
      <w:proofErr w:type="spellEnd"/>
      <w:r w:rsidRPr="00D67176">
        <w:rPr>
          <w:color w:val="010101"/>
          <w:spacing w:val="-2"/>
          <w:lang w:val="nl-NL"/>
        </w:rPr>
        <w:t>.</w:t>
      </w:r>
    </w:p>
    <w:p w14:paraId="12B476BF" w14:textId="77777777" w:rsidR="00D25E69" w:rsidRPr="00D67176" w:rsidRDefault="00D25E69">
      <w:pPr>
        <w:pStyle w:val="BodyText"/>
        <w:spacing w:before="10"/>
        <w:rPr>
          <w:sz w:val="29"/>
          <w:lang w:val="nl-NL"/>
        </w:rPr>
      </w:pPr>
    </w:p>
    <w:p w14:paraId="303C379B" w14:textId="77777777" w:rsidR="00D25E69" w:rsidRPr="00D67176" w:rsidRDefault="004E78E4">
      <w:pPr>
        <w:pStyle w:val="BodyText"/>
        <w:spacing w:line="424" w:lineRule="auto"/>
        <w:ind w:left="1215" w:right="1192" w:hanging="5"/>
        <w:jc w:val="both"/>
        <w:rPr>
          <w:lang w:val="nl-NL"/>
        </w:rPr>
      </w:pPr>
      <w:r w:rsidRPr="00D67176">
        <w:rPr>
          <w:color w:val="010101"/>
          <w:lang w:val="nl-NL"/>
        </w:rPr>
        <w:t xml:space="preserve">In </w:t>
      </w:r>
      <w:r w:rsidRPr="00D67176">
        <w:rPr>
          <w:b/>
          <w:color w:val="010101"/>
          <w:sz w:val="20"/>
          <w:lang w:val="nl-NL"/>
        </w:rPr>
        <w:t>hoofdstuk</w:t>
      </w:r>
      <w:r w:rsidRPr="00D67176">
        <w:rPr>
          <w:b/>
          <w:color w:val="010101"/>
          <w:spacing w:val="33"/>
          <w:sz w:val="20"/>
          <w:lang w:val="nl-NL"/>
        </w:rPr>
        <w:t xml:space="preserve"> </w:t>
      </w:r>
      <w:r w:rsidRPr="00D67176">
        <w:rPr>
          <w:b/>
          <w:color w:val="010101"/>
          <w:sz w:val="20"/>
          <w:lang w:val="nl-NL"/>
        </w:rPr>
        <w:t xml:space="preserve">2 </w:t>
      </w:r>
      <w:r w:rsidRPr="00D67176">
        <w:rPr>
          <w:color w:val="010101"/>
          <w:lang w:val="nl-NL"/>
        </w:rPr>
        <w:t>benadrukken we</w:t>
      </w:r>
      <w:r w:rsidRPr="00D67176">
        <w:rPr>
          <w:color w:val="010101"/>
          <w:spacing w:val="-2"/>
          <w:lang w:val="nl-NL"/>
        </w:rPr>
        <w:t xml:space="preserve"> </w:t>
      </w:r>
      <w:r w:rsidRPr="00D67176">
        <w:rPr>
          <w:color w:val="010101"/>
          <w:lang w:val="nl-NL"/>
        </w:rPr>
        <w:t>het belang van gegeneraliseerde</w:t>
      </w:r>
      <w:r w:rsidRPr="00D67176">
        <w:rPr>
          <w:color w:val="010101"/>
          <w:spacing w:val="-3"/>
          <w:lang w:val="nl-NL"/>
        </w:rPr>
        <w:t xml:space="preserve"> </w:t>
      </w:r>
      <w:r w:rsidRPr="00D67176">
        <w:rPr>
          <w:color w:val="010101"/>
          <w:lang w:val="nl-NL"/>
        </w:rPr>
        <w:t xml:space="preserve">tools om </w:t>
      </w:r>
      <w:proofErr w:type="spellStart"/>
      <w:r w:rsidRPr="00D67176">
        <w:rPr>
          <w:color w:val="010101"/>
          <w:lang w:val="nl-NL"/>
        </w:rPr>
        <w:t>grate</w:t>
      </w:r>
      <w:proofErr w:type="spellEnd"/>
      <w:r w:rsidRPr="00D67176">
        <w:rPr>
          <w:color w:val="010101"/>
          <w:lang w:val="nl-NL"/>
        </w:rPr>
        <w:t xml:space="preserve"> en complexe</w:t>
      </w:r>
      <w:r w:rsidRPr="00D67176">
        <w:rPr>
          <w:color w:val="010101"/>
          <w:spacing w:val="35"/>
          <w:lang w:val="nl-NL"/>
        </w:rPr>
        <w:t xml:space="preserve"> </w:t>
      </w:r>
      <w:proofErr w:type="spellStart"/>
      <w:r w:rsidRPr="00D67176">
        <w:rPr>
          <w:color w:val="010101"/>
          <w:lang w:val="nl-NL"/>
        </w:rPr>
        <w:t>proteomische</w:t>
      </w:r>
      <w:proofErr w:type="spellEnd"/>
      <w:r w:rsidRPr="00D67176">
        <w:rPr>
          <w:color w:val="010101"/>
          <w:spacing w:val="40"/>
          <w:lang w:val="nl-NL"/>
        </w:rPr>
        <w:t xml:space="preserve"> </w:t>
      </w:r>
      <w:r w:rsidRPr="00D67176">
        <w:rPr>
          <w:color w:val="010101"/>
          <w:lang w:val="nl-NL"/>
        </w:rPr>
        <w:t>datasets</w:t>
      </w:r>
      <w:r w:rsidRPr="00D67176">
        <w:rPr>
          <w:color w:val="010101"/>
          <w:spacing w:val="34"/>
          <w:lang w:val="nl-NL"/>
        </w:rPr>
        <w:t xml:space="preserve"> </w:t>
      </w:r>
      <w:r w:rsidRPr="00D67176">
        <w:rPr>
          <w:color w:val="010101"/>
          <w:lang w:val="nl-NL"/>
        </w:rPr>
        <w:t>effectief</w:t>
      </w:r>
      <w:r w:rsidRPr="00D67176">
        <w:rPr>
          <w:color w:val="010101"/>
          <w:spacing w:val="31"/>
          <w:lang w:val="nl-NL"/>
        </w:rPr>
        <w:t xml:space="preserve"> </w:t>
      </w:r>
      <w:r w:rsidRPr="00D67176">
        <w:rPr>
          <w:color w:val="010101"/>
          <w:lang w:val="nl-NL"/>
        </w:rPr>
        <w:t>te analyseren.</w:t>
      </w:r>
      <w:r w:rsidRPr="00D67176">
        <w:rPr>
          <w:color w:val="010101"/>
          <w:spacing w:val="80"/>
          <w:lang w:val="nl-NL"/>
        </w:rPr>
        <w:t xml:space="preserve"> </w:t>
      </w:r>
      <w:r w:rsidRPr="00D67176">
        <w:rPr>
          <w:color w:val="010101"/>
          <w:lang w:val="nl-NL"/>
        </w:rPr>
        <w:t>Hoewel</w:t>
      </w:r>
      <w:r w:rsidRPr="00D67176">
        <w:rPr>
          <w:color w:val="010101"/>
          <w:spacing w:val="30"/>
          <w:lang w:val="nl-NL"/>
        </w:rPr>
        <w:t xml:space="preserve"> </w:t>
      </w:r>
      <w:proofErr w:type="spellStart"/>
      <w:r w:rsidRPr="00D67176">
        <w:rPr>
          <w:color w:val="010101"/>
          <w:lang w:val="nl-NL"/>
        </w:rPr>
        <w:t>crosslinking</w:t>
      </w:r>
      <w:proofErr w:type="spellEnd"/>
      <w:r w:rsidRPr="00D67176">
        <w:rPr>
          <w:color w:val="010101"/>
          <w:spacing w:val="37"/>
          <w:lang w:val="nl-NL"/>
        </w:rPr>
        <w:t xml:space="preserve"> </w:t>
      </w:r>
      <w:r w:rsidRPr="00D67176">
        <w:rPr>
          <w:color w:val="010101"/>
          <w:lang w:val="nl-NL"/>
        </w:rPr>
        <w:t xml:space="preserve">MS is opgekomen als een aantrekkelijke methode om eiwitinteracties te onderzoeken, heeft de </w:t>
      </w:r>
      <w:r w:rsidRPr="00D67176">
        <w:rPr>
          <w:color w:val="010101"/>
          <w:lang w:val="nl-NL"/>
        </w:rPr>
        <w:t>complexiteit van het omgaan met eiwitinteracties in plaats van individuele eiwitten geleid tot de</w:t>
      </w:r>
      <w:r w:rsidRPr="00D67176">
        <w:rPr>
          <w:color w:val="010101"/>
          <w:spacing w:val="-9"/>
          <w:lang w:val="nl-NL"/>
        </w:rPr>
        <w:t xml:space="preserve"> </w:t>
      </w:r>
      <w:r w:rsidRPr="00D67176">
        <w:rPr>
          <w:color w:val="010101"/>
          <w:lang w:val="nl-NL"/>
        </w:rPr>
        <w:t xml:space="preserve">productie van </w:t>
      </w:r>
      <w:proofErr w:type="spellStart"/>
      <w:r w:rsidRPr="00D67176">
        <w:rPr>
          <w:color w:val="010101"/>
          <w:lang w:val="nl-NL"/>
        </w:rPr>
        <w:t>grate</w:t>
      </w:r>
      <w:proofErr w:type="spellEnd"/>
      <w:r w:rsidRPr="00D67176">
        <w:rPr>
          <w:color w:val="010101"/>
          <w:lang w:val="nl-NL"/>
        </w:rPr>
        <w:t xml:space="preserve"> </w:t>
      </w:r>
      <w:commentRangeStart w:id="96"/>
      <w:r w:rsidRPr="00D67176">
        <w:rPr>
          <w:color w:val="010101"/>
          <w:lang w:val="nl-NL"/>
        </w:rPr>
        <w:t>hoeveelheden</w:t>
      </w:r>
      <w:commentRangeEnd w:id="96"/>
      <w:r w:rsidR="00BA0402">
        <w:rPr>
          <w:rStyle w:val="CommentReference"/>
        </w:rPr>
        <w:commentReference w:id="96"/>
      </w:r>
      <w:r w:rsidRPr="00D67176">
        <w:rPr>
          <w:color w:val="010101"/>
          <w:lang w:val="nl-NL"/>
        </w:rPr>
        <w:t xml:space="preserve"> gegevens, waardoor de</w:t>
      </w:r>
      <w:r w:rsidRPr="00D67176">
        <w:rPr>
          <w:color w:val="010101"/>
          <w:spacing w:val="-7"/>
          <w:lang w:val="nl-NL"/>
        </w:rPr>
        <w:t xml:space="preserve"> </w:t>
      </w:r>
      <w:r w:rsidRPr="00D67176">
        <w:rPr>
          <w:color w:val="010101"/>
          <w:lang w:val="nl-NL"/>
        </w:rPr>
        <w:t xml:space="preserve">ver- werking moeilijk is, vooral voor experimenten met het hele </w:t>
      </w:r>
      <w:proofErr w:type="spellStart"/>
      <w:r w:rsidRPr="00D67176">
        <w:rPr>
          <w:color w:val="010101"/>
          <w:lang w:val="nl-NL"/>
        </w:rPr>
        <w:t>proteoom</w:t>
      </w:r>
      <w:proofErr w:type="spellEnd"/>
      <w:r w:rsidRPr="00D67176">
        <w:rPr>
          <w:color w:val="010101"/>
          <w:lang w:val="nl-NL"/>
        </w:rPr>
        <w:t>.</w:t>
      </w:r>
      <w:r w:rsidRPr="00D67176">
        <w:rPr>
          <w:color w:val="010101"/>
          <w:spacing w:val="40"/>
          <w:lang w:val="nl-NL"/>
        </w:rPr>
        <w:t xml:space="preserve"> </w:t>
      </w:r>
      <w:r w:rsidRPr="00D67176">
        <w:rPr>
          <w:color w:val="010101"/>
          <w:lang w:val="nl-NL"/>
        </w:rPr>
        <w:t xml:space="preserve">Om dit pro- </w:t>
      </w:r>
      <w:proofErr w:type="spellStart"/>
      <w:r w:rsidRPr="00D67176">
        <w:rPr>
          <w:color w:val="010101"/>
          <w:lang w:val="nl-NL"/>
        </w:rPr>
        <w:t>bleem</w:t>
      </w:r>
      <w:proofErr w:type="spellEnd"/>
      <w:r w:rsidRPr="00D67176">
        <w:rPr>
          <w:color w:val="010101"/>
          <w:lang w:val="nl-NL"/>
        </w:rPr>
        <w:t xml:space="preserve"> aan te</w:t>
      </w:r>
      <w:r w:rsidRPr="00D67176">
        <w:rPr>
          <w:color w:val="010101"/>
          <w:spacing w:val="-8"/>
          <w:lang w:val="nl-NL"/>
        </w:rPr>
        <w:t xml:space="preserve"> </w:t>
      </w:r>
      <w:r w:rsidRPr="00D67176">
        <w:rPr>
          <w:color w:val="010101"/>
          <w:lang w:val="nl-NL"/>
        </w:rPr>
        <w:t>p</w:t>
      </w:r>
      <w:r w:rsidRPr="00D67176">
        <w:rPr>
          <w:color w:val="010101"/>
          <w:lang w:val="nl-NL"/>
        </w:rPr>
        <w:t>akken, hebben we</w:t>
      </w:r>
      <w:r w:rsidRPr="00D67176">
        <w:rPr>
          <w:color w:val="010101"/>
          <w:spacing w:val="-6"/>
          <w:lang w:val="nl-NL"/>
        </w:rPr>
        <w:t xml:space="preserve"> </w:t>
      </w:r>
      <w:r w:rsidRPr="00D67176">
        <w:rPr>
          <w:color w:val="010101"/>
          <w:lang w:val="nl-NL"/>
        </w:rPr>
        <w:t>een</w:t>
      </w:r>
      <w:r w:rsidRPr="00D67176">
        <w:rPr>
          <w:color w:val="010101"/>
          <w:spacing w:val="-5"/>
          <w:lang w:val="nl-NL"/>
        </w:rPr>
        <w:t xml:space="preserve"> </w:t>
      </w:r>
      <w:r w:rsidRPr="00D67176">
        <w:rPr>
          <w:color w:val="010101"/>
          <w:lang w:val="nl-NL"/>
        </w:rPr>
        <w:t>tool ontwikkeld die</w:t>
      </w:r>
      <w:r w:rsidRPr="00D67176">
        <w:rPr>
          <w:color w:val="010101"/>
          <w:spacing w:val="-1"/>
          <w:lang w:val="nl-NL"/>
        </w:rPr>
        <w:t xml:space="preserve"> </w:t>
      </w:r>
      <w:r w:rsidRPr="00D67176">
        <w:rPr>
          <w:color w:val="010101"/>
          <w:lang w:val="nl-NL"/>
        </w:rPr>
        <w:t>interactief is</w:t>
      </w:r>
      <w:r w:rsidRPr="00D67176">
        <w:rPr>
          <w:color w:val="010101"/>
          <w:spacing w:val="-7"/>
          <w:lang w:val="nl-NL"/>
        </w:rPr>
        <w:t xml:space="preserve"> </w:t>
      </w:r>
      <w:r w:rsidRPr="00D67176">
        <w:rPr>
          <w:color w:val="010101"/>
          <w:lang w:val="nl-NL"/>
        </w:rPr>
        <w:t>en</w:t>
      </w:r>
      <w:r w:rsidRPr="00D67176">
        <w:rPr>
          <w:color w:val="010101"/>
          <w:spacing w:val="-3"/>
          <w:lang w:val="nl-NL"/>
        </w:rPr>
        <w:t xml:space="preserve"> </w:t>
      </w:r>
      <w:r w:rsidRPr="00D67176">
        <w:rPr>
          <w:color w:val="010101"/>
          <w:lang w:val="nl-NL"/>
        </w:rPr>
        <w:t xml:space="preserve">analyse en visualisatie van deze </w:t>
      </w:r>
      <w:proofErr w:type="spellStart"/>
      <w:r w:rsidRPr="00D67176">
        <w:rPr>
          <w:color w:val="010101"/>
          <w:lang w:val="nl-NL"/>
        </w:rPr>
        <w:t>grate</w:t>
      </w:r>
      <w:proofErr w:type="spellEnd"/>
      <w:r w:rsidRPr="00D67176">
        <w:rPr>
          <w:color w:val="010101"/>
          <w:lang w:val="nl-NL"/>
        </w:rPr>
        <w:t xml:space="preserve"> datasets vergemakkelijkt. De</w:t>
      </w:r>
      <w:r w:rsidRPr="00D67176">
        <w:rPr>
          <w:color w:val="010101"/>
          <w:spacing w:val="-4"/>
          <w:lang w:val="nl-NL"/>
        </w:rPr>
        <w:t xml:space="preserve"> </w:t>
      </w:r>
      <w:r w:rsidRPr="00D67176">
        <w:rPr>
          <w:color w:val="010101"/>
          <w:lang w:val="nl-NL"/>
        </w:rPr>
        <w:t>tool</w:t>
      </w:r>
      <w:r w:rsidRPr="00D67176">
        <w:rPr>
          <w:color w:val="010101"/>
          <w:spacing w:val="-3"/>
          <w:lang w:val="nl-NL"/>
        </w:rPr>
        <w:t xml:space="preserve"> </w:t>
      </w:r>
      <w:r w:rsidRPr="00D67176">
        <w:rPr>
          <w:color w:val="010101"/>
          <w:lang w:val="nl-NL"/>
        </w:rPr>
        <w:t>behandelt rechtstreeks</w:t>
      </w:r>
    </w:p>
    <w:p w14:paraId="112E1452" w14:textId="77777777" w:rsidR="00D25E69" w:rsidRPr="00D67176" w:rsidRDefault="00D25E69">
      <w:pPr>
        <w:spacing w:line="424" w:lineRule="auto"/>
        <w:jc w:val="both"/>
        <w:rPr>
          <w:lang w:val="nl-NL"/>
        </w:rPr>
        <w:sectPr w:rsidR="00D25E69" w:rsidRPr="00D67176">
          <w:pgSz w:w="10320" w:h="14580"/>
          <w:pgMar w:top="1140" w:right="0" w:bottom="900" w:left="0" w:header="816" w:footer="705" w:gutter="0"/>
          <w:cols w:space="720"/>
        </w:sectPr>
      </w:pPr>
    </w:p>
    <w:p w14:paraId="2FCE4D8E" w14:textId="77777777" w:rsidR="00D25E69" w:rsidRPr="00D67176" w:rsidRDefault="00D25E69">
      <w:pPr>
        <w:pStyle w:val="BodyText"/>
        <w:spacing w:before="6"/>
        <w:rPr>
          <w:sz w:val="24"/>
          <w:lang w:val="nl-NL"/>
        </w:rPr>
      </w:pPr>
    </w:p>
    <w:p w14:paraId="18820A2B" w14:textId="77777777" w:rsidR="00D25E69" w:rsidRPr="00D67176" w:rsidRDefault="004E78E4">
      <w:pPr>
        <w:spacing w:before="94" w:line="446" w:lineRule="auto"/>
        <w:ind w:left="1217" w:right="1189" w:firstLine="1"/>
        <w:jc w:val="both"/>
        <w:rPr>
          <w:sz w:val="20"/>
          <w:lang w:val="nl-NL"/>
        </w:rPr>
      </w:pPr>
      <w:proofErr w:type="gramStart"/>
      <w:r w:rsidRPr="00D67176">
        <w:rPr>
          <w:color w:val="010101"/>
          <w:w w:val="105"/>
          <w:sz w:val="20"/>
          <w:lang w:val="nl-NL"/>
        </w:rPr>
        <w:t>de</w:t>
      </w:r>
      <w:proofErr w:type="gramEnd"/>
      <w:r w:rsidRPr="00D67176">
        <w:rPr>
          <w:color w:val="010101"/>
          <w:w w:val="105"/>
          <w:sz w:val="20"/>
          <w:lang w:val="nl-NL"/>
        </w:rPr>
        <w:t xml:space="preserve"> output van </w:t>
      </w:r>
      <w:proofErr w:type="spellStart"/>
      <w:r w:rsidRPr="00D67176">
        <w:rPr>
          <w:color w:val="010101"/>
          <w:w w:val="105"/>
          <w:sz w:val="20"/>
          <w:lang w:val="nl-NL"/>
        </w:rPr>
        <w:t>XlinkX</w:t>
      </w:r>
      <w:proofErr w:type="spellEnd"/>
      <w:r w:rsidRPr="00D67176">
        <w:rPr>
          <w:color w:val="010101"/>
          <w:w w:val="105"/>
          <w:sz w:val="20"/>
          <w:lang w:val="nl-NL"/>
        </w:rPr>
        <w:t xml:space="preserve"> voor </w:t>
      </w:r>
      <w:proofErr w:type="spellStart"/>
      <w:r w:rsidRPr="00D67176">
        <w:rPr>
          <w:color w:val="010101"/>
          <w:w w:val="105"/>
          <w:sz w:val="20"/>
          <w:lang w:val="nl-NL"/>
        </w:rPr>
        <w:t>Proteome</w:t>
      </w:r>
      <w:proofErr w:type="spellEnd"/>
      <w:r w:rsidRPr="00D67176">
        <w:rPr>
          <w:color w:val="010101"/>
          <w:w w:val="105"/>
          <w:sz w:val="20"/>
          <w:lang w:val="nl-NL"/>
        </w:rPr>
        <w:t xml:space="preserve"> </w:t>
      </w:r>
      <w:proofErr w:type="spellStart"/>
      <w:r w:rsidRPr="00D67176">
        <w:rPr>
          <w:color w:val="010101"/>
          <w:w w:val="105"/>
          <w:sz w:val="20"/>
          <w:lang w:val="nl-NL"/>
        </w:rPr>
        <w:t>Discoverer</w:t>
      </w:r>
      <w:proofErr w:type="spellEnd"/>
      <w:r w:rsidRPr="00D67176">
        <w:rPr>
          <w:color w:val="010101"/>
          <w:w w:val="105"/>
          <w:sz w:val="20"/>
          <w:lang w:val="nl-NL"/>
        </w:rPr>
        <w:t xml:space="preserve">, maar kan ook worden gebruikt met output van andere platforms via een door de gebruiker te regelen </w:t>
      </w:r>
      <w:proofErr w:type="spellStart"/>
      <w:r w:rsidRPr="00D67176">
        <w:rPr>
          <w:color w:val="010101"/>
          <w:w w:val="105"/>
          <w:sz w:val="20"/>
          <w:lang w:val="nl-NL"/>
        </w:rPr>
        <w:t>tekstbestandsim</w:t>
      </w:r>
      <w:proofErr w:type="spellEnd"/>
      <w:r w:rsidRPr="00D67176">
        <w:rPr>
          <w:color w:val="010101"/>
          <w:w w:val="105"/>
          <w:sz w:val="20"/>
          <w:lang w:val="nl-NL"/>
        </w:rPr>
        <w:t xml:space="preserve">­ </w:t>
      </w:r>
      <w:proofErr w:type="spellStart"/>
      <w:r w:rsidRPr="00D67176">
        <w:rPr>
          <w:color w:val="010101"/>
          <w:w w:val="105"/>
          <w:sz w:val="20"/>
          <w:lang w:val="nl-NL"/>
        </w:rPr>
        <w:t>porteur</w:t>
      </w:r>
      <w:proofErr w:type="spellEnd"/>
      <w:r w:rsidRPr="00D67176">
        <w:rPr>
          <w:color w:val="010101"/>
          <w:w w:val="105"/>
          <w:sz w:val="20"/>
          <w:lang w:val="nl-NL"/>
        </w:rPr>
        <w:t>.</w:t>
      </w:r>
      <w:r w:rsidRPr="00D67176">
        <w:rPr>
          <w:color w:val="010101"/>
          <w:spacing w:val="34"/>
          <w:w w:val="105"/>
          <w:sz w:val="20"/>
          <w:lang w:val="nl-NL"/>
        </w:rPr>
        <w:t xml:space="preserve"> </w:t>
      </w:r>
      <w:r w:rsidRPr="00D67176">
        <w:rPr>
          <w:color w:val="010101"/>
          <w:w w:val="105"/>
          <w:sz w:val="20"/>
          <w:lang w:val="nl-NL"/>
        </w:rPr>
        <w:t>Het is uitgerust met een spectra-viewer</w:t>
      </w:r>
      <w:r w:rsidRPr="00D67176">
        <w:rPr>
          <w:color w:val="010101"/>
          <w:spacing w:val="-3"/>
          <w:w w:val="105"/>
          <w:sz w:val="20"/>
          <w:lang w:val="nl-NL"/>
        </w:rPr>
        <w:t xml:space="preserve"> </w:t>
      </w:r>
      <w:r w:rsidRPr="00D67176">
        <w:rPr>
          <w:color w:val="010101"/>
          <w:w w:val="105"/>
          <w:sz w:val="20"/>
          <w:lang w:val="nl-NL"/>
        </w:rPr>
        <w:t>en ondersteunt voorverwerking van replicatiedatasets,</w:t>
      </w:r>
      <w:r w:rsidRPr="00D67176">
        <w:rPr>
          <w:color w:val="010101"/>
          <w:spacing w:val="-7"/>
          <w:w w:val="105"/>
          <w:sz w:val="20"/>
          <w:lang w:val="nl-NL"/>
        </w:rPr>
        <w:t xml:space="preserve"> </w:t>
      </w:r>
      <w:r w:rsidRPr="00D67176">
        <w:rPr>
          <w:color w:val="010101"/>
          <w:w w:val="105"/>
          <w:sz w:val="20"/>
          <w:lang w:val="nl-NL"/>
        </w:rPr>
        <w:t>waardoor het</w:t>
      </w:r>
      <w:r w:rsidRPr="00D67176">
        <w:rPr>
          <w:color w:val="010101"/>
          <w:spacing w:val="-3"/>
          <w:w w:val="105"/>
          <w:sz w:val="20"/>
          <w:lang w:val="nl-NL"/>
        </w:rPr>
        <w:t xml:space="preserve"> </w:t>
      </w:r>
      <w:r w:rsidRPr="00D67176">
        <w:rPr>
          <w:color w:val="010101"/>
          <w:w w:val="105"/>
          <w:sz w:val="20"/>
          <w:lang w:val="nl-NL"/>
        </w:rPr>
        <w:t>gemakkelijk is om grote</w:t>
      </w:r>
      <w:r w:rsidRPr="00D67176">
        <w:rPr>
          <w:color w:val="010101"/>
          <w:w w:val="105"/>
          <w:sz w:val="20"/>
          <w:lang w:val="nl-NL"/>
        </w:rPr>
        <w:t xml:space="preserve"> hoeveelheden gegevens te verwerken.</w:t>
      </w:r>
      <w:r w:rsidRPr="00D67176">
        <w:rPr>
          <w:color w:val="010101"/>
          <w:spacing w:val="40"/>
          <w:w w:val="105"/>
          <w:sz w:val="20"/>
          <w:lang w:val="nl-NL"/>
        </w:rPr>
        <w:t xml:space="preserve"> </w:t>
      </w:r>
      <w:r w:rsidRPr="00D67176">
        <w:rPr>
          <w:color w:val="010101"/>
          <w:w w:val="105"/>
          <w:sz w:val="20"/>
          <w:lang w:val="nl-NL"/>
        </w:rPr>
        <w:t xml:space="preserve">We hebben ook gegevens uit </w:t>
      </w:r>
      <w:proofErr w:type="spellStart"/>
      <w:r w:rsidRPr="00D67176">
        <w:rPr>
          <w:color w:val="010101"/>
          <w:w w:val="105"/>
          <w:sz w:val="20"/>
          <w:lang w:val="nl-NL"/>
        </w:rPr>
        <w:t>prote"fnedatabases</w:t>
      </w:r>
      <w:proofErr w:type="spellEnd"/>
      <w:r w:rsidRPr="00D67176">
        <w:rPr>
          <w:color w:val="010101"/>
          <w:spacing w:val="-6"/>
          <w:w w:val="105"/>
          <w:sz w:val="20"/>
          <w:lang w:val="nl-NL"/>
        </w:rPr>
        <w:t xml:space="preserve"> </w:t>
      </w:r>
      <w:r w:rsidRPr="00D67176">
        <w:rPr>
          <w:color w:val="010101"/>
          <w:w w:val="105"/>
          <w:sz w:val="20"/>
          <w:lang w:val="nl-NL"/>
        </w:rPr>
        <w:t xml:space="preserve">zoals </w:t>
      </w:r>
      <w:proofErr w:type="spellStart"/>
      <w:r w:rsidRPr="00D67176">
        <w:rPr>
          <w:color w:val="010101"/>
          <w:w w:val="105"/>
          <w:sz w:val="20"/>
          <w:lang w:val="nl-NL"/>
        </w:rPr>
        <w:t>eggnog</w:t>
      </w:r>
      <w:proofErr w:type="spellEnd"/>
      <w:r w:rsidRPr="00D67176">
        <w:rPr>
          <w:color w:val="010101"/>
          <w:w w:val="105"/>
          <w:sz w:val="20"/>
          <w:lang w:val="nl-NL"/>
        </w:rPr>
        <w:t xml:space="preserve"> en uni­ prot </w:t>
      </w:r>
      <w:proofErr w:type="spellStart"/>
      <w:r w:rsidRPr="00D67176">
        <w:rPr>
          <w:color w:val="010101"/>
          <w:w w:val="105"/>
          <w:sz w:val="20"/>
          <w:lang w:val="nl-NL"/>
        </w:rPr>
        <w:t>ge"fntegreerd</w:t>
      </w:r>
      <w:proofErr w:type="spellEnd"/>
      <w:r w:rsidRPr="00D67176">
        <w:rPr>
          <w:color w:val="010101"/>
          <w:w w:val="105"/>
          <w:sz w:val="20"/>
          <w:lang w:val="nl-NL"/>
        </w:rPr>
        <w:t xml:space="preserve">, wat </w:t>
      </w:r>
      <w:proofErr w:type="spellStart"/>
      <w:r w:rsidRPr="00D67176">
        <w:rPr>
          <w:color w:val="010101"/>
          <w:w w:val="105"/>
          <w:sz w:val="20"/>
          <w:lang w:val="nl-NL"/>
        </w:rPr>
        <w:t>ge"fntegreerde</w:t>
      </w:r>
      <w:proofErr w:type="spellEnd"/>
      <w:r w:rsidRPr="00D67176">
        <w:rPr>
          <w:color w:val="010101"/>
          <w:w w:val="105"/>
          <w:sz w:val="20"/>
          <w:lang w:val="nl-NL"/>
        </w:rPr>
        <w:t xml:space="preserve"> </w:t>
      </w:r>
      <w:proofErr w:type="spellStart"/>
      <w:r w:rsidRPr="00D67176">
        <w:rPr>
          <w:color w:val="010101"/>
          <w:w w:val="105"/>
          <w:sz w:val="20"/>
          <w:lang w:val="nl-NL"/>
        </w:rPr>
        <w:t>genontologie</w:t>
      </w:r>
      <w:proofErr w:type="spellEnd"/>
      <w:r w:rsidRPr="00D67176">
        <w:rPr>
          <w:color w:val="010101"/>
          <w:w w:val="105"/>
          <w:sz w:val="20"/>
          <w:lang w:val="nl-NL"/>
        </w:rPr>
        <w:t xml:space="preserve">-verrijking, groepering op basis van functie en </w:t>
      </w:r>
      <w:proofErr w:type="spellStart"/>
      <w:r w:rsidRPr="00D67176">
        <w:rPr>
          <w:color w:val="010101"/>
          <w:w w:val="105"/>
          <w:sz w:val="20"/>
          <w:lang w:val="nl-NL"/>
        </w:rPr>
        <w:t>mapping</w:t>
      </w:r>
      <w:proofErr w:type="spellEnd"/>
      <w:r w:rsidRPr="00D67176">
        <w:rPr>
          <w:color w:val="010101"/>
          <w:w w:val="105"/>
          <w:sz w:val="20"/>
          <w:lang w:val="nl-NL"/>
        </w:rPr>
        <w:t xml:space="preserve"> van bekende </w:t>
      </w:r>
      <w:proofErr w:type="spellStart"/>
      <w:r w:rsidRPr="00D67176">
        <w:rPr>
          <w:color w:val="010101"/>
          <w:w w:val="105"/>
          <w:sz w:val="20"/>
          <w:lang w:val="nl-NL"/>
        </w:rPr>
        <w:t>posttranslationele</w:t>
      </w:r>
      <w:proofErr w:type="spellEnd"/>
      <w:r w:rsidRPr="00D67176">
        <w:rPr>
          <w:color w:val="010101"/>
          <w:w w:val="105"/>
          <w:sz w:val="20"/>
          <w:lang w:val="nl-NL"/>
        </w:rPr>
        <w:t xml:space="preserve"> modificatiesit</w:t>
      </w:r>
      <w:r w:rsidRPr="00D67176">
        <w:rPr>
          <w:color w:val="010101"/>
          <w:w w:val="105"/>
          <w:sz w:val="20"/>
          <w:lang w:val="nl-NL"/>
        </w:rPr>
        <w:t>es, domeinen en</w:t>
      </w:r>
      <w:r w:rsidRPr="00D67176">
        <w:rPr>
          <w:color w:val="010101"/>
          <w:spacing w:val="-15"/>
          <w:w w:val="105"/>
          <w:sz w:val="20"/>
          <w:lang w:val="nl-NL"/>
        </w:rPr>
        <w:t xml:space="preserve"> </w:t>
      </w:r>
      <w:r w:rsidRPr="00D67176">
        <w:rPr>
          <w:color w:val="010101"/>
          <w:w w:val="105"/>
          <w:sz w:val="20"/>
          <w:lang w:val="nl-NL"/>
        </w:rPr>
        <w:t>secundaire</w:t>
      </w:r>
      <w:r w:rsidRPr="00D67176">
        <w:rPr>
          <w:color w:val="010101"/>
          <w:spacing w:val="-1"/>
          <w:w w:val="105"/>
          <w:sz w:val="20"/>
          <w:lang w:val="nl-NL"/>
        </w:rPr>
        <w:t xml:space="preserve"> </w:t>
      </w:r>
      <w:r w:rsidRPr="00D67176">
        <w:rPr>
          <w:color w:val="010101"/>
          <w:w w:val="105"/>
          <w:sz w:val="20"/>
          <w:lang w:val="nl-NL"/>
        </w:rPr>
        <w:t>structuren mogelijk maakt.</w:t>
      </w:r>
      <w:r w:rsidRPr="00D67176">
        <w:rPr>
          <w:color w:val="010101"/>
          <w:spacing w:val="32"/>
          <w:w w:val="105"/>
          <w:sz w:val="20"/>
          <w:lang w:val="nl-NL"/>
        </w:rPr>
        <w:t xml:space="preserve"> </w:t>
      </w:r>
      <w:r w:rsidRPr="00D67176">
        <w:rPr>
          <w:color w:val="010101"/>
          <w:w w:val="105"/>
          <w:sz w:val="20"/>
          <w:lang w:val="nl-NL"/>
        </w:rPr>
        <w:t>Een</w:t>
      </w:r>
      <w:r w:rsidRPr="00D67176">
        <w:rPr>
          <w:color w:val="010101"/>
          <w:spacing w:val="-8"/>
          <w:w w:val="105"/>
          <w:sz w:val="20"/>
          <w:lang w:val="nl-NL"/>
        </w:rPr>
        <w:t xml:space="preserve"> </w:t>
      </w:r>
      <w:r w:rsidRPr="00D67176">
        <w:rPr>
          <w:color w:val="010101"/>
          <w:w w:val="105"/>
          <w:sz w:val="20"/>
          <w:lang w:val="nl-NL"/>
        </w:rPr>
        <w:t>andere</w:t>
      </w:r>
      <w:r w:rsidRPr="00D67176">
        <w:rPr>
          <w:color w:val="010101"/>
          <w:spacing w:val="-8"/>
          <w:w w:val="105"/>
          <w:sz w:val="20"/>
          <w:lang w:val="nl-NL"/>
        </w:rPr>
        <w:t xml:space="preserve"> </w:t>
      </w:r>
      <w:r w:rsidRPr="00D67176">
        <w:rPr>
          <w:color w:val="010101"/>
          <w:w w:val="105"/>
          <w:sz w:val="20"/>
          <w:lang w:val="nl-NL"/>
        </w:rPr>
        <w:t>functie</w:t>
      </w:r>
      <w:r w:rsidRPr="00D67176">
        <w:rPr>
          <w:color w:val="010101"/>
          <w:spacing w:val="-7"/>
          <w:w w:val="105"/>
          <w:sz w:val="20"/>
          <w:lang w:val="nl-NL"/>
        </w:rPr>
        <w:t xml:space="preserve"> </w:t>
      </w:r>
      <w:r w:rsidRPr="00D67176">
        <w:rPr>
          <w:color w:val="010101"/>
          <w:w w:val="105"/>
          <w:sz w:val="20"/>
          <w:lang w:val="nl-NL"/>
        </w:rPr>
        <w:t>is</w:t>
      </w:r>
      <w:r w:rsidRPr="00D67176">
        <w:rPr>
          <w:color w:val="010101"/>
          <w:spacing w:val="-8"/>
          <w:w w:val="105"/>
          <w:sz w:val="20"/>
          <w:lang w:val="nl-NL"/>
        </w:rPr>
        <w:t xml:space="preserve"> </w:t>
      </w:r>
      <w:r w:rsidRPr="00D67176">
        <w:rPr>
          <w:color w:val="010101"/>
          <w:w w:val="105"/>
          <w:sz w:val="20"/>
          <w:lang w:val="nl-NL"/>
        </w:rPr>
        <w:t>de</w:t>
      </w:r>
      <w:r w:rsidRPr="00D67176">
        <w:rPr>
          <w:color w:val="010101"/>
          <w:spacing w:val="-15"/>
          <w:w w:val="105"/>
          <w:sz w:val="20"/>
          <w:lang w:val="nl-NL"/>
        </w:rPr>
        <w:t xml:space="preserve"> </w:t>
      </w:r>
      <w:proofErr w:type="spellStart"/>
      <w:r w:rsidRPr="00D67176">
        <w:rPr>
          <w:color w:val="010101"/>
          <w:w w:val="105"/>
          <w:sz w:val="20"/>
          <w:lang w:val="nl-NL"/>
        </w:rPr>
        <w:t>lengtegebaseerde</w:t>
      </w:r>
      <w:proofErr w:type="spellEnd"/>
      <w:r w:rsidRPr="00D67176">
        <w:rPr>
          <w:color w:val="010101"/>
          <w:w w:val="105"/>
          <w:sz w:val="20"/>
          <w:lang w:val="nl-NL"/>
        </w:rPr>
        <w:t xml:space="preserve"> validatie van gedetecteerde crosslinks door de</w:t>
      </w:r>
      <w:r w:rsidRPr="00D67176">
        <w:rPr>
          <w:color w:val="010101"/>
          <w:spacing w:val="-4"/>
          <w:w w:val="105"/>
          <w:sz w:val="20"/>
          <w:lang w:val="nl-NL"/>
        </w:rPr>
        <w:t xml:space="preserve"> </w:t>
      </w:r>
      <w:proofErr w:type="spellStart"/>
      <w:r w:rsidRPr="00D67176">
        <w:rPr>
          <w:color w:val="010101"/>
          <w:w w:val="105"/>
          <w:sz w:val="20"/>
          <w:lang w:val="nl-NL"/>
        </w:rPr>
        <w:t>crosslinked</w:t>
      </w:r>
      <w:proofErr w:type="spellEnd"/>
      <w:r w:rsidRPr="00D67176">
        <w:rPr>
          <w:color w:val="010101"/>
          <w:w w:val="105"/>
          <w:sz w:val="20"/>
          <w:lang w:val="nl-NL"/>
        </w:rPr>
        <w:t>-peptiden</w:t>
      </w:r>
      <w:r w:rsidRPr="00D67176">
        <w:rPr>
          <w:color w:val="010101"/>
          <w:spacing w:val="-11"/>
          <w:w w:val="105"/>
          <w:sz w:val="20"/>
          <w:lang w:val="nl-NL"/>
        </w:rPr>
        <w:t xml:space="preserve"> </w:t>
      </w:r>
      <w:r w:rsidRPr="00D67176">
        <w:rPr>
          <w:color w:val="010101"/>
          <w:w w:val="105"/>
          <w:sz w:val="20"/>
          <w:lang w:val="nl-NL"/>
        </w:rPr>
        <w:t xml:space="preserve">in kaart te bren­ gen op bekende structuren van eiwitten of eiwitcomplexen. In </w:t>
      </w:r>
      <w:r w:rsidRPr="00D67176">
        <w:rPr>
          <w:color w:val="010101"/>
          <w:w w:val="105"/>
          <w:sz w:val="20"/>
          <w:lang w:val="nl-NL"/>
        </w:rPr>
        <w:t>situaties waarin geen structuur beschikbaar is,</w:t>
      </w:r>
      <w:r w:rsidRPr="00D67176">
        <w:rPr>
          <w:color w:val="010101"/>
          <w:spacing w:val="-4"/>
          <w:w w:val="105"/>
          <w:sz w:val="20"/>
          <w:lang w:val="nl-NL"/>
        </w:rPr>
        <w:t xml:space="preserve"> </w:t>
      </w:r>
      <w:r w:rsidRPr="00D67176">
        <w:rPr>
          <w:color w:val="010101"/>
          <w:w w:val="105"/>
          <w:sz w:val="20"/>
          <w:lang w:val="nl-NL"/>
        </w:rPr>
        <w:t>kunnen homologe structuren worden gebruikt.</w:t>
      </w:r>
      <w:r w:rsidRPr="00D67176">
        <w:rPr>
          <w:color w:val="010101"/>
          <w:spacing w:val="37"/>
          <w:w w:val="105"/>
          <w:sz w:val="20"/>
          <w:lang w:val="nl-NL"/>
        </w:rPr>
        <w:t xml:space="preserve"> </w:t>
      </w:r>
      <w:r w:rsidRPr="00D67176">
        <w:rPr>
          <w:color w:val="010101"/>
          <w:w w:val="105"/>
          <w:sz w:val="20"/>
          <w:lang w:val="nl-NL"/>
        </w:rPr>
        <w:t xml:space="preserve">In dergelijke gevallen worden </w:t>
      </w:r>
      <w:proofErr w:type="spellStart"/>
      <w:r w:rsidRPr="00D67176">
        <w:rPr>
          <w:color w:val="010101"/>
          <w:w w:val="105"/>
          <w:sz w:val="20"/>
          <w:lang w:val="nl-NL"/>
        </w:rPr>
        <w:t>crosslinked</w:t>
      </w:r>
      <w:proofErr w:type="spellEnd"/>
      <w:r w:rsidRPr="00D67176">
        <w:rPr>
          <w:color w:val="010101"/>
          <w:w w:val="105"/>
          <w:sz w:val="20"/>
          <w:lang w:val="nl-NL"/>
        </w:rPr>
        <w:t>-peptiden</w:t>
      </w:r>
      <w:r w:rsidRPr="00D67176">
        <w:rPr>
          <w:color w:val="010101"/>
          <w:spacing w:val="-5"/>
          <w:w w:val="105"/>
          <w:sz w:val="20"/>
          <w:lang w:val="nl-NL"/>
        </w:rPr>
        <w:t xml:space="preserve"> </w:t>
      </w:r>
      <w:r w:rsidRPr="00D67176">
        <w:rPr>
          <w:color w:val="010101"/>
          <w:w w:val="105"/>
          <w:sz w:val="20"/>
          <w:lang w:val="nl-NL"/>
        </w:rPr>
        <w:t>uitgelijnd met de homologe sequentie om een vertrouwde</w:t>
      </w:r>
      <w:r w:rsidRPr="00D67176">
        <w:rPr>
          <w:color w:val="010101"/>
          <w:spacing w:val="-9"/>
          <w:w w:val="105"/>
          <w:sz w:val="20"/>
          <w:lang w:val="nl-NL"/>
        </w:rPr>
        <w:t xml:space="preserve"> </w:t>
      </w:r>
      <w:r w:rsidRPr="00D67176">
        <w:rPr>
          <w:color w:val="010101"/>
          <w:w w:val="105"/>
          <w:sz w:val="20"/>
          <w:lang w:val="nl-NL"/>
        </w:rPr>
        <w:t>plaatsing</w:t>
      </w:r>
      <w:r w:rsidRPr="00D67176">
        <w:rPr>
          <w:color w:val="010101"/>
          <w:spacing w:val="-1"/>
          <w:w w:val="105"/>
          <w:sz w:val="20"/>
          <w:lang w:val="nl-NL"/>
        </w:rPr>
        <w:t xml:space="preserve"> </w:t>
      </w:r>
      <w:r w:rsidRPr="00D67176">
        <w:rPr>
          <w:color w:val="010101"/>
          <w:w w:val="105"/>
          <w:sz w:val="20"/>
          <w:lang w:val="nl-NL"/>
        </w:rPr>
        <w:t>van</w:t>
      </w:r>
      <w:r w:rsidRPr="00D67176">
        <w:rPr>
          <w:color w:val="010101"/>
          <w:spacing w:val="-13"/>
          <w:w w:val="105"/>
          <w:sz w:val="20"/>
          <w:lang w:val="nl-NL"/>
        </w:rPr>
        <w:t xml:space="preserve"> </w:t>
      </w:r>
      <w:r w:rsidRPr="00D67176">
        <w:rPr>
          <w:color w:val="010101"/>
          <w:w w:val="105"/>
          <w:sz w:val="20"/>
          <w:lang w:val="nl-NL"/>
        </w:rPr>
        <w:t>de</w:t>
      </w:r>
      <w:r w:rsidRPr="00D67176">
        <w:rPr>
          <w:color w:val="010101"/>
          <w:spacing w:val="-15"/>
          <w:w w:val="105"/>
          <w:sz w:val="20"/>
          <w:lang w:val="nl-NL"/>
        </w:rPr>
        <w:t xml:space="preserve"> </w:t>
      </w:r>
      <w:r w:rsidRPr="00D67176">
        <w:rPr>
          <w:color w:val="010101"/>
          <w:w w:val="105"/>
          <w:sz w:val="20"/>
          <w:lang w:val="nl-NL"/>
        </w:rPr>
        <w:t>gekoppelde aminozuren te</w:t>
      </w:r>
      <w:r w:rsidRPr="00D67176">
        <w:rPr>
          <w:color w:val="010101"/>
          <w:spacing w:val="-11"/>
          <w:w w:val="105"/>
          <w:sz w:val="20"/>
          <w:lang w:val="nl-NL"/>
        </w:rPr>
        <w:t xml:space="preserve"> </w:t>
      </w:r>
      <w:r w:rsidRPr="00D67176">
        <w:rPr>
          <w:color w:val="010101"/>
          <w:w w:val="105"/>
          <w:sz w:val="20"/>
          <w:lang w:val="nl-NL"/>
        </w:rPr>
        <w:t>verkrijgen</w:t>
      </w:r>
      <w:r w:rsidRPr="00D67176">
        <w:rPr>
          <w:color w:val="010101"/>
          <w:spacing w:val="-2"/>
          <w:w w:val="105"/>
          <w:sz w:val="20"/>
          <w:lang w:val="nl-NL"/>
        </w:rPr>
        <w:t xml:space="preserve"> </w:t>
      </w:r>
      <w:r w:rsidRPr="00D67176">
        <w:rPr>
          <w:color w:val="010101"/>
          <w:w w:val="105"/>
          <w:sz w:val="20"/>
          <w:lang w:val="nl-NL"/>
        </w:rPr>
        <w:t>voordat</w:t>
      </w:r>
      <w:r w:rsidRPr="00D67176">
        <w:rPr>
          <w:color w:val="010101"/>
          <w:spacing w:val="-2"/>
          <w:w w:val="105"/>
          <w:sz w:val="20"/>
          <w:lang w:val="nl-NL"/>
        </w:rPr>
        <w:t xml:space="preserve"> </w:t>
      </w:r>
      <w:r w:rsidRPr="00D67176">
        <w:rPr>
          <w:color w:val="010101"/>
          <w:w w:val="105"/>
          <w:sz w:val="20"/>
          <w:lang w:val="nl-NL"/>
        </w:rPr>
        <w:t>de</w:t>
      </w:r>
      <w:r w:rsidRPr="00D67176">
        <w:rPr>
          <w:color w:val="010101"/>
          <w:spacing w:val="-15"/>
          <w:w w:val="105"/>
          <w:sz w:val="20"/>
          <w:lang w:val="nl-NL"/>
        </w:rPr>
        <w:t xml:space="preserve"> </w:t>
      </w:r>
      <w:r w:rsidRPr="00D67176">
        <w:rPr>
          <w:color w:val="010101"/>
          <w:w w:val="105"/>
          <w:sz w:val="20"/>
          <w:lang w:val="nl-NL"/>
        </w:rPr>
        <w:t>afstand tussen</w:t>
      </w:r>
      <w:r w:rsidRPr="00D67176">
        <w:rPr>
          <w:color w:val="010101"/>
          <w:spacing w:val="-2"/>
          <w:w w:val="105"/>
          <w:sz w:val="20"/>
          <w:lang w:val="nl-NL"/>
        </w:rPr>
        <w:t xml:space="preserve"> </w:t>
      </w:r>
      <w:r w:rsidRPr="00D67176">
        <w:rPr>
          <w:color w:val="010101"/>
          <w:w w:val="105"/>
          <w:sz w:val="20"/>
          <w:lang w:val="nl-NL"/>
        </w:rPr>
        <w:t>deze</w:t>
      </w:r>
      <w:r w:rsidRPr="00D67176">
        <w:rPr>
          <w:color w:val="010101"/>
          <w:spacing w:val="-9"/>
          <w:w w:val="105"/>
          <w:sz w:val="20"/>
          <w:lang w:val="nl-NL"/>
        </w:rPr>
        <w:t xml:space="preserve"> </w:t>
      </w:r>
      <w:r w:rsidRPr="00D67176">
        <w:rPr>
          <w:color w:val="010101"/>
          <w:w w:val="105"/>
          <w:sz w:val="20"/>
          <w:lang w:val="nl-NL"/>
        </w:rPr>
        <w:t>aminozuren wordt</w:t>
      </w:r>
      <w:r w:rsidRPr="00D67176">
        <w:rPr>
          <w:color w:val="010101"/>
          <w:spacing w:val="-3"/>
          <w:w w:val="105"/>
          <w:sz w:val="20"/>
          <w:lang w:val="nl-NL"/>
        </w:rPr>
        <w:t xml:space="preserve"> </w:t>
      </w:r>
      <w:r w:rsidRPr="00D67176">
        <w:rPr>
          <w:color w:val="010101"/>
          <w:w w:val="105"/>
          <w:sz w:val="20"/>
          <w:lang w:val="nl-NL"/>
        </w:rPr>
        <w:t>berekend met</w:t>
      </w:r>
      <w:r w:rsidRPr="00D67176">
        <w:rPr>
          <w:color w:val="010101"/>
          <w:spacing w:val="-9"/>
          <w:w w:val="105"/>
          <w:sz w:val="20"/>
          <w:lang w:val="nl-NL"/>
        </w:rPr>
        <w:t xml:space="preserve"> </w:t>
      </w:r>
      <w:r w:rsidRPr="00D67176">
        <w:rPr>
          <w:color w:val="010101"/>
          <w:w w:val="105"/>
          <w:sz w:val="20"/>
          <w:lang w:val="nl-NL"/>
        </w:rPr>
        <w:t>behulp</w:t>
      </w:r>
      <w:r w:rsidRPr="00D67176">
        <w:rPr>
          <w:color w:val="010101"/>
          <w:spacing w:val="-7"/>
          <w:w w:val="105"/>
          <w:sz w:val="20"/>
          <w:lang w:val="nl-NL"/>
        </w:rPr>
        <w:t xml:space="preserve"> </w:t>
      </w:r>
      <w:r w:rsidRPr="00D67176">
        <w:rPr>
          <w:color w:val="010101"/>
          <w:w w:val="105"/>
          <w:sz w:val="20"/>
          <w:lang w:val="nl-NL"/>
        </w:rPr>
        <w:t>van</w:t>
      </w:r>
      <w:r w:rsidRPr="00D67176">
        <w:rPr>
          <w:color w:val="010101"/>
          <w:spacing w:val="-10"/>
          <w:w w:val="105"/>
          <w:sz w:val="20"/>
          <w:lang w:val="nl-NL"/>
        </w:rPr>
        <w:t xml:space="preserve"> </w:t>
      </w:r>
      <w:r w:rsidRPr="00D67176">
        <w:rPr>
          <w:color w:val="010101"/>
          <w:w w:val="105"/>
          <w:sz w:val="20"/>
          <w:lang w:val="nl-NL"/>
        </w:rPr>
        <w:t>de</w:t>
      </w:r>
      <w:r w:rsidRPr="00D67176">
        <w:rPr>
          <w:color w:val="010101"/>
          <w:spacing w:val="-14"/>
          <w:w w:val="105"/>
          <w:sz w:val="20"/>
          <w:lang w:val="nl-NL"/>
        </w:rPr>
        <w:t xml:space="preserve"> </w:t>
      </w:r>
      <w:r w:rsidRPr="00D67176">
        <w:rPr>
          <w:color w:val="010101"/>
          <w:w w:val="105"/>
          <w:sz w:val="20"/>
          <w:lang w:val="nl-NL"/>
        </w:rPr>
        <w:t>3D-structuur.</w:t>
      </w:r>
      <w:r w:rsidRPr="00D67176">
        <w:rPr>
          <w:color w:val="010101"/>
          <w:spacing w:val="35"/>
          <w:w w:val="105"/>
          <w:sz w:val="20"/>
          <w:lang w:val="nl-NL"/>
        </w:rPr>
        <w:t xml:space="preserve"> </w:t>
      </w:r>
      <w:r w:rsidRPr="00D67176">
        <w:rPr>
          <w:color w:val="010101"/>
          <w:w w:val="105"/>
          <w:sz w:val="20"/>
          <w:lang w:val="nl-NL"/>
        </w:rPr>
        <w:t xml:space="preserve">Crosslinks tussen twee eiwitten met bekende structuren waarvan geen structuur van het com­ </w:t>
      </w:r>
      <w:proofErr w:type="spellStart"/>
      <w:r w:rsidRPr="00D67176">
        <w:rPr>
          <w:color w:val="010101"/>
          <w:w w:val="105"/>
          <w:sz w:val="20"/>
          <w:lang w:val="nl-NL"/>
        </w:rPr>
        <w:t>plex</w:t>
      </w:r>
      <w:proofErr w:type="spellEnd"/>
      <w:r w:rsidRPr="00D67176">
        <w:rPr>
          <w:color w:val="010101"/>
          <w:w w:val="105"/>
          <w:sz w:val="20"/>
          <w:lang w:val="nl-NL"/>
        </w:rPr>
        <w:t xml:space="preserve"> beschikbaar is, kunnen ook rechtstreeks aan </w:t>
      </w:r>
      <w:proofErr w:type="spellStart"/>
      <w:r w:rsidRPr="00D67176">
        <w:rPr>
          <w:color w:val="010101"/>
          <w:w w:val="105"/>
          <w:sz w:val="20"/>
          <w:lang w:val="nl-NL"/>
        </w:rPr>
        <w:t>DisVis</w:t>
      </w:r>
      <w:proofErr w:type="spellEnd"/>
      <w:r w:rsidRPr="00D67176">
        <w:rPr>
          <w:color w:val="010101"/>
          <w:w w:val="105"/>
          <w:sz w:val="20"/>
          <w:lang w:val="nl-NL"/>
        </w:rPr>
        <w:t xml:space="preserve"> worden aa</w:t>
      </w:r>
      <w:r w:rsidRPr="00D67176">
        <w:rPr>
          <w:color w:val="010101"/>
          <w:w w:val="105"/>
          <w:sz w:val="20"/>
          <w:lang w:val="nl-NL"/>
        </w:rPr>
        <w:t>ngeboden voor visualisatie en kwantificering van de informatie-inhoud van afstandsbeperkingen.</w:t>
      </w:r>
    </w:p>
    <w:p w14:paraId="4FCCD555" w14:textId="77777777" w:rsidR="00D25E69" w:rsidRPr="00D67176" w:rsidRDefault="00D25E69">
      <w:pPr>
        <w:pStyle w:val="BodyText"/>
        <w:rPr>
          <w:sz w:val="22"/>
          <w:lang w:val="nl-NL"/>
        </w:rPr>
      </w:pPr>
    </w:p>
    <w:p w14:paraId="00210330" w14:textId="77777777" w:rsidR="00D25E69" w:rsidRPr="00D67176" w:rsidRDefault="00D25E69">
      <w:pPr>
        <w:pStyle w:val="BodyText"/>
        <w:rPr>
          <w:sz w:val="23"/>
          <w:lang w:val="nl-NL"/>
        </w:rPr>
      </w:pPr>
    </w:p>
    <w:p w14:paraId="0D83EBBB" w14:textId="77777777" w:rsidR="00D25E69" w:rsidRPr="00D67176" w:rsidRDefault="00D67176">
      <w:pPr>
        <w:spacing w:line="446" w:lineRule="auto"/>
        <w:ind w:left="1214" w:right="1183" w:hanging="3"/>
        <w:jc w:val="both"/>
        <w:rPr>
          <w:sz w:val="20"/>
          <w:lang w:val="nl-NL"/>
        </w:rPr>
      </w:pPr>
      <w:r>
        <w:rPr>
          <w:noProof/>
        </w:rPr>
        <mc:AlternateContent>
          <mc:Choice Requires="wps">
            <w:drawing>
              <wp:anchor distT="0" distB="0" distL="114300" distR="114300" simplePos="0" relativeHeight="15737344" behindDoc="0" locked="0" layoutInCell="1" allowOverlap="1" wp14:anchorId="41E6E1E4" wp14:editId="5174BCCC">
                <wp:simplePos x="0" y="0"/>
                <wp:positionH relativeFrom="page">
                  <wp:posOffset>0</wp:posOffset>
                </wp:positionH>
                <wp:positionV relativeFrom="paragraph">
                  <wp:posOffset>69215</wp:posOffset>
                </wp:positionV>
                <wp:extent cx="372110" cy="965200"/>
                <wp:effectExtent l="0" t="0" r="0" b="0"/>
                <wp:wrapNone/>
                <wp:docPr id="47461980" name="docshape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72110" cy="965200"/>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533B62" w14:textId="77777777" w:rsidR="00D25E69" w:rsidRDefault="00D25E69">
                            <w:pPr>
                              <w:pStyle w:val="BodyText"/>
                              <w:rPr>
                                <w:color w:val="000000"/>
                                <w:sz w:val="32"/>
                              </w:rPr>
                            </w:pPr>
                          </w:p>
                          <w:p w14:paraId="6F19EF4C" w14:textId="77777777" w:rsidR="00D25E69" w:rsidRDefault="00D25E69">
                            <w:pPr>
                              <w:pStyle w:val="BodyText"/>
                              <w:spacing w:before="6"/>
                              <w:rPr>
                                <w:color w:val="000000"/>
                                <w:sz w:val="25"/>
                              </w:rPr>
                            </w:pPr>
                          </w:p>
                          <w:p w14:paraId="50FE2880" w14:textId="77777777" w:rsidR="00D25E69" w:rsidRDefault="004E78E4">
                            <w:pPr>
                              <w:ind w:left="165"/>
                              <w:rPr>
                                <w:b/>
                                <w:color w:val="000000"/>
                                <w:sz w:val="29"/>
                              </w:rPr>
                            </w:pPr>
                            <w:r>
                              <w:rPr>
                                <w:b/>
                                <w:color w:val="FFFFFF"/>
                                <w:w w:val="105"/>
                                <w:sz w:val="29"/>
                              </w:rPr>
                              <w:t>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E6E1E4" id="docshape47" o:spid="_x0000_s1038" type="#_x0000_t202" style="position:absolute;left:0;text-align:left;margin-left:0;margin-top:5.45pt;width:29.3pt;height:76pt;z-index:15737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" fillcolor="gray" stroked="f">
                <v:path arrowok="t"/>
                <v:textbox inset="0,0,0,0">
                  <w:txbxContent>
                    <w:p w14:paraId="17533B62" w14:textId="77777777" w:rsidR="00D25E69" w:rsidRDefault="00D25E69">
                      <w:pPr>
                        <w:pStyle w:val="BodyText"/>
                        <w:rPr>
                          <w:color w:val="000000"/>
                          <w:sz w:val="32"/>
                        </w:rPr>
                      </w:pPr>
                    </w:p>
                    <w:p w14:paraId="6F19EF4C" w14:textId="77777777" w:rsidR="00D25E69" w:rsidRDefault="00D25E69">
                      <w:pPr>
                        <w:pStyle w:val="BodyText"/>
                        <w:spacing w:before="6"/>
                        <w:rPr>
                          <w:color w:val="000000"/>
                          <w:sz w:val="25"/>
                        </w:rPr>
                      </w:pPr>
                    </w:p>
                    <w:p w14:paraId="50FE2880" w14:textId="77777777" w:rsidR="00D25E69" w:rsidRDefault="004E78E4">
                      <w:pPr>
                        <w:ind w:left="165"/>
                        <w:rPr>
                          <w:b/>
                          <w:color w:val="000000"/>
                          <w:sz w:val="29"/>
                        </w:rPr>
                      </w:pPr>
                      <w:r>
                        <w:rPr>
                          <w:b/>
                          <w:color w:val="FFFFFF"/>
                          <w:w w:val="105"/>
                          <w:sz w:val="29"/>
                        </w:rPr>
                        <w:t>6</w:t>
                      </w:r>
                    </w:p>
                  </w:txbxContent>
                </v:textbox>
                <w10:wrap anchorx="page"/>
              </v:shape>
            </w:pict>
          </mc:Fallback>
        </mc:AlternateContent>
      </w:r>
      <w:r w:rsidRPr="00D67176">
        <w:rPr>
          <w:color w:val="010101"/>
          <w:w w:val="105"/>
          <w:sz w:val="20"/>
          <w:lang w:val="nl-NL"/>
        </w:rPr>
        <w:t xml:space="preserve">In </w:t>
      </w:r>
      <w:r w:rsidRPr="00D67176">
        <w:rPr>
          <w:b/>
          <w:color w:val="010101"/>
          <w:w w:val="105"/>
          <w:sz w:val="20"/>
          <w:lang w:val="nl-NL"/>
        </w:rPr>
        <w:t>hoofdstuk 3</w:t>
      </w:r>
      <w:r w:rsidRPr="00D67176">
        <w:rPr>
          <w:b/>
          <w:color w:val="010101"/>
          <w:spacing w:val="-5"/>
          <w:w w:val="105"/>
          <w:sz w:val="20"/>
          <w:lang w:val="nl-NL"/>
        </w:rPr>
        <w:t xml:space="preserve"> </w:t>
      </w:r>
      <w:r w:rsidRPr="00D67176">
        <w:rPr>
          <w:color w:val="010101"/>
          <w:w w:val="105"/>
          <w:sz w:val="20"/>
          <w:lang w:val="nl-NL"/>
        </w:rPr>
        <w:t>laten we</w:t>
      </w:r>
      <w:r w:rsidRPr="00D67176">
        <w:rPr>
          <w:color w:val="010101"/>
          <w:spacing w:val="-2"/>
          <w:w w:val="105"/>
          <w:sz w:val="20"/>
          <w:lang w:val="nl-NL"/>
        </w:rPr>
        <w:t xml:space="preserve"> </w:t>
      </w:r>
      <w:r w:rsidRPr="00D67176">
        <w:rPr>
          <w:color w:val="010101"/>
          <w:w w:val="105"/>
          <w:sz w:val="20"/>
          <w:lang w:val="nl-NL"/>
        </w:rPr>
        <w:t>zien hoe recente ontwikkelingen</w:t>
      </w:r>
      <w:r w:rsidRPr="00D67176">
        <w:rPr>
          <w:color w:val="010101"/>
          <w:spacing w:val="-2"/>
          <w:w w:val="105"/>
          <w:sz w:val="20"/>
          <w:lang w:val="nl-NL"/>
        </w:rPr>
        <w:t xml:space="preserve"> </w:t>
      </w:r>
      <w:r w:rsidRPr="00D67176">
        <w:rPr>
          <w:color w:val="010101"/>
          <w:w w:val="105"/>
          <w:sz w:val="20"/>
          <w:lang w:val="nl-NL"/>
        </w:rPr>
        <w:t>in</w:t>
      </w:r>
      <w:r w:rsidRPr="00D67176">
        <w:rPr>
          <w:color w:val="010101"/>
          <w:spacing w:val="-1"/>
          <w:w w:val="105"/>
          <w:sz w:val="20"/>
          <w:lang w:val="nl-NL"/>
        </w:rPr>
        <w:t xml:space="preserve"> </w:t>
      </w:r>
      <w:r w:rsidRPr="00D67176">
        <w:rPr>
          <w:color w:val="010101"/>
          <w:w w:val="105"/>
          <w:sz w:val="20"/>
          <w:lang w:val="nl-NL"/>
        </w:rPr>
        <w:t xml:space="preserve">intacte </w:t>
      </w:r>
      <w:proofErr w:type="spellStart"/>
      <w:r w:rsidRPr="00D67176">
        <w:rPr>
          <w:color w:val="010101"/>
          <w:w w:val="105"/>
          <w:sz w:val="20"/>
          <w:lang w:val="nl-NL"/>
        </w:rPr>
        <w:t>eiwitmassaspec</w:t>
      </w:r>
      <w:proofErr w:type="spellEnd"/>
      <w:r w:rsidRPr="00D67176">
        <w:rPr>
          <w:color w:val="010101"/>
          <w:w w:val="105"/>
          <w:sz w:val="20"/>
          <w:lang w:val="nl-NL"/>
        </w:rPr>
        <w:t xml:space="preserve">­ </w:t>
      </w:r>
      <w:proofErr w:type="spellStart"/>
      <w:r w:rsidRPr="00D67176">
        <w:rPr>
          <w:color w:val="010101"/>
          <w:w w:val="105"/>
          <w:sz w:val="20"/>
          <w:lang w:val="nl-NL"/>
        </w:rPr>
        <w:t>trometrie</w:t>
      </w:r>
      <w:proofErr w:type="spellEnd"/>
      <w:r w:rsidRPr="00D67176">
        <w:rPr>
          <w:color w:val="010101"/>
          <w:w w:val="105"/>
          <w:sz w:val="20"/>
          <w:lang w:val="nl-NL"/>
        </w:rPr>
        <w:t xml:space="preserve"> de detectie van afzonderlijke lgG1-moleculen in menselijk serum mogelijk maken.</w:t>
      </w:r>
      <w:r w:rsidRPr="00D67176">
        <w:rPr>
          <w:color w:val="010101"/>
          <w:spacing w:val="40"/>
          <w:w w:val="105"/>
          <w:sz w:val="20"/>
          <w:lang w:val="nl-NL"/>
        </w:rPr>
        <w:t xml:space="preserve"> </w:t>
      </w:r>
      <w:r w:rsidRPr="00D67176">
        <w:rPr>
          <w:color w:val="010101"/>
          <w:w w:val="105"/>
          <w:sz w:val="20"/>
          <w:lang w:val="nl-NL"/>
        </w:rPr>
        <w:t>Dit</w:t>
      </w:r>
      <w:r w:rsidRPr="00D67176">
        <w:rPr>
          <w:color w:val="010101"/>
          <w:spacing w:val="-9"/>
          <w:w w:val="105"/>
          <w:sz w:val="20"/>
          <w:lang w:val="nl-NL"/>
        </w:rPr>
        <w:t xml:space="preserve"> </w:t>
      </w:r>
      <w:r w:rsidRPr="00D67176">
        <w:rPr>
          <w:color w:val="010101"/>
          <w:w w:val="105"/>
          <w:sz w:val="20"/>
          <w:lang w:val="nl-NL"/>
        </w:rPr>
        <w:t>maakte</w:t>
      </w:r>
      <w:r w:rsidRPr="00D67176">
        <w:rPr>
          <w:color w:val="010101"/>
          <w:spacing w:val="-2"/>
          <w:w w:val="105"/>
          <w:sz w:val="20"/>
          <w:lang w:val="nl-NL"/>
        </w:rPr>
        <w:t xml:space="preserve"> </w:t>
      </w:r>
      <w:r w:rsidRPr="00D67176">
        <w:rPr>
          <w:color w:val="010101"/>
          <w:w w:val="105"/>
          <w:sz w:val="20"/>
          <w:lang w:val="nl-NL"/>
        </w:rPr>
        <w:t>de</w:t>
      </w:r>
      <w:r w:rsidRPr="00D67176">
        <w:rPr>
          <w:color w:val="010101"/>
          <w:spacing w:val="-11"/>
          <w:w w:val="105"/>
          <w:sz w:val="20"/>
          <w:lang w:val="nl-NL"/>
        </w:rPr>
        <w:t xml:space="preserve"> </w:t>
      </w:r>
      <w:r w:rsidRPr="00D67176">
        <w:rPr>
          <w:color w:val="010101"/>
          <w:w w:val="105"/>
          <w:sz w:val="20"/>
          <w:lang w:val="nl-NL"/>
        </w:rPr>
        <w:t>constructie van</w:t>
      </w:r>
      <w:r w:rsidRPr="00D67176">
        <w:rPr>
          <w:color w:val="010101"/>
          <w:spacing w:val="-6"/>
          <w:w w:val="105"/>
          <w:sz w:val="20"/>
          <w:lang w:val="nl-NL"/>
        </w:rPr>
        <w:t xml:space="preserve"> </w:t>
      </w:r>
      <w:r w:rsidRPr="00D67176">
        <w:rPr>
          <w:color w:val="010101"/>
          <w:w w:val="105"/>
          <w:sz w:val="20"/>
          <w:lang w:val="nl-NL"/>
        </w:rPr>
        <w:t>gepersonaliseerde</w:t>
      </w:r>
      <w:r w:rsidRPr="00D67176">
        <w:rPr>
          <w:color w:val="010101"/>
          <w:spacing w:val="-10"/>
          <w:w w:val="105"/>
          <w:sz w:val="20"/>
          <w:lang w:val="nl-NL"/>
        </w:rPr>
        <w:t xml:space="preserve"> </w:t>
      </w:r>
      <w:proofErr w:type="spellStart"/>
      <w:r w:rsidRPr="00D67176">
        <w:rPr>
          <w:color w:val="010101"/>
          <w:w w:val="105"/>
          <w:sz w:val="20"/>
          <w:lang w:val="nl-NL"/>
        </w:rPr>
        <w:t>secretoire</w:t>
      </w:r>
      <w:proofErr w:type="spellEnd"/>
      <w:r w:rsidRPr="00D67176">
        <w:rPr>
          <w:color w:val="010101"/>
          <w:w w:val="105"/>
          <w:sz w:val="20"/>
          <w:lang w:val="nl-NL"/>
        </w:rPr>
        <w:t xml:space="preserve"> lgG1-repertoires mogelijk. Ondanks het enorme aantal theoretisch mogelijke klonen, waren de</w:t>
      </w:r>
      <w:r w:rsidRPr="00D67176">
        <w:rPr>
          <w:color w:val="010101"/>
          <w:spacing w:val="-1"/>
          <w:w w:val="105"/>
          <w:sz w:val="20"/>
          <w:lang w:val="nl-NL"/>
        </w:rPr>
        <w:t xml:space="preserve"> </w:t>
      </w:r>
      <w:r w:rsidRPr="00D67176">
        <w:rPr>
          <w:color w:val="010101"/>
          <w:w w:val="105"/>
          <w:sz w:val="20"/>
          <w:lang w:val="nl-NL"/>
        </w:rPr>
        <w:t xml:space="preserve">waar­ genomen uitgescheiden antilichaamrepertoires relatief eenvoudig, met slechts en­ </w:t>
      </w:r>
      <w:proofErr w:type="spellStart"/>
      <w:r w:rsidRPr="00D67176">
        <w:rPr>
          <w:color w:val="010101"/>
          <w:w w:val="105"/>
          <w:sz w:val="20"/>
          <w:lang w:val="nl-NL"/>
        </w:rPr>
        <w:t>kele</w:t>
      </w:r>
      <w:proofErr w:type="spellEnd"/>
      <w:r w:rsidRPr="00D67176">
        <w:rPr>
          <w:color w:val="010101"/>
          <w:w w:val="105"/>
          <w:sz w:val="20"/>
          <w:lang w:val="nl-NL"/>
        </w:rPr>
        <w:t xml:space="preserve"> honderden klonen die op elk moment domineren.</w:t>
      </w:r>
      <w:r w:rsidRPr="00D67176">
        <w:rPr>
          <w:color w:val="010101"/>
          <w:spacing w:val="40"/>
          <w:w w:val="105"/>
          <w:sz w:val="20"/>
          <w:lang w:val="nl-NL"/>
        </w:rPr>
        <w:t xml:space="preserve"> </w:t>
      </w:r>
      <w:r w:rsidRPr="00D67176">
        <w:rPr>
          <w:color w:val="010101"/>
          <w:w w:val="105"/>
          <w:sz w:val="20"/>
          <w:lang w:val="nl-NL"/>
        </w:rPr>
        <w:t xml:space="preserve">Bovendien waren de meeste klonen in deze profielen stabiel in de tijd, maar we observeerden grote </w:t>
      </w:r>
      <w:proofErr w:type="spellStart"/>
      <w:r w:rsidRPr="00D67176">
        <w:rPr>
          <w:color w:val="010101"/>
          <w:w w:val="105"/>
          <w:sz w:val="20"/>
          <w:lang w:val="nl-NL"/>
        </w:rPr>
        <w:t>veranderin</w:t>
      </w:r>
      <w:proofErr w:type="spellEnd"/>
      <w:r w:rsidRPr="00D67176">
        <w:rPr>
          <w:color w:val="010101"/>
          <w:w w:val="105"/>
          <w:sz w:val="20"/>
          <w:lang w:val="nl-NL"/>
        </w:rPr>
        <w:t>­ gen in de repertoires na een sepsis-episode.</w:t>
      </w:r>
      <w:r w:rsidRPr="00D67176">
        <w:rPr>
          <w:color w:val="010101"/>
          <w:spacing w:val="40"/>
          <w:w w:val="105"/>
          <w:sz w:val="20"/>
          <w:lang w:val="nl-NL"/>
        </w:rPr>
        <w:t xml:space="preserve"> </w:t>
      </w:r>
      <w:r w:rsidRPr="00D67176">
        <w:rPr>
          <w:color w:val="010101"/>
          <w:w w:val="105"/>
          <w:sz w:val="20"/>
          <w:lang w:val="nl-NL"/>
        </w:rPr>
        <w:t xml:space="preserve">We hebben ook aangetoond dat een combinatie van peptide- en eiwitgerichte massaspectrometrie kan worden gebruikt om individuele klonen rechtstreeks uit het serum te </w:t>
      </w:r>
      <w:proofErr w:type="spellStart"/>
      <w:r w:rsidRPr="00D67176">
        <w:rPr>
          <w:color w:val="010101"/>
          <w:w w:val="105"/>
          <w:sz w:val="20"/>
          <w:lang w:val="nl-NL"/>
        </w:rPr>
        <w:t>sequencen</w:t>
      </w:r>
      <w:proofErr w:type="spellEnd"/>
      <w:r w:rsidRPr="00D67176">
        <w:rPr>
          <w:color w:val="010101"/>
          <w:w w:val="105"/>
          <w:sz w:val="20"/>
          <w:lang w:val="nl-NL"/>
        </w:rPr>
        <w:t>.</w:t>
      </w:r>
      <w:r w:rsidRPr="00D67176">
        <w:rPr>
          <w:color w:val="010101"/>
          <w:spacing w:val="40"/>
          <w:w w:val="105"/>
          <w:sz w:val="20"/>
          <w:lang w:val="nl-NL"/>
        </w:rPr>
        <w:t xml:space="preserve"> </w:t>
      </w:r>
      <w:r w:rsidRPr="00D67176">
        <w:rPr>
          <w:color w:val="010101"/>
          <w:w w:val="105"/>
          <w:sz w:val="20"/>
          <w:lang w:val="nl-NL"/>
        </w:rPr>
        <w:t>De</w:t>
      </w:r>
      <w:r w:rsidRPr="00D67176">
        <w:rPr>
          <w:color w:val="010101"/>
          <w:spacing w:val="-1"/>
          <w:w w:val="105"/>
          <w:sz w:val="20"/>
          <w:lang w:val="nl-NL"/>
        </w:rPr>
        <w:t xml:space="preserve"> </w:t>
      </w:r>
      <w:r w:rsidRPr="00D67176">
        <w:rPr>
          <w:color w:val="010101"/>
          <w:w w:val="105"/>
          <w:sz w:val="20"/>
          <w:lang w:val="nl-NL"/>
        </w:rPr>
        <w:t>peptide-gerichte</w:t>
      </w:r>
    </w:p>
    <w:p w14:paraId="18F72D9E" w14:textId="77777777" w:rsidR="00D25E69" w:rsidRPr="00D67176" w:rsidRDefault="00D25E69">
      <w:pPr>
        <w:spacing w:line="446" w:lineRule="auto"/>
        <w:jc w:val="both"/>
        <w:rPr>
          <w:sz w:val="20"/>
          <w:lang w:val="nl-NL"/>
        </w:rPr>
        <w:sectPr w:rsidR="00D25E69" w:rsidRPr="00D67176">
          <w:pgSz w:w="10320" w:h="14580"/>
          <w:pgMar w:top="1140" w:right="0" w:bottom="900" w:left="0" w:header="807" w:footer="714" w:gutter="0"/>
          <w:cols w:space="720"/>
        </w:sectPr>
      </w:pPr>
    </w:p>
    <w:p w14:paraId="5D9DCF95" w14:textId="77777777" w:rsidR="00D25E69" w:rsidRPr="00D67176" w:rsidRDefault="00D25E69">
      <w:pPr>
        <w:pStyle w:val="BodyText"/>
        <w:spacing w:before="8"/>
        <w:rPr>
          <w:sz w:val="23"/>
          <w:lang w:val="nl-NL"/>
        </w:rPr>
      </w:pPr>
    </w:p>
    <w:p w14:paraId="0A317A94" w14:textId="77777777" w:rsidR="00D25E69" w:rsidRPr="00D67176" w:rsidRDefault="004E78E4">
      <w:pPr>
        <w:pStyle w:val="BodyText"/>
        <w:spacing w:before="94" w:line="424" w:lineRule="auto"/>
        <w:ind w:left="1217" w:right="1201"/>
        <w:jc w:val="both"/>
        <w:rPr>
          <w:lang w:val="nl-NL"/>
        </w:rPr>
      </w:pPr>
      <w:proofErr w:type="gramStart"/>
      <w:r w:rsidRPr="00D67176">
        <w:rPr>
          <w:lang w:val="nl-NL"/>
        </w:rPr>
        <w:t>aanpak</w:t>
      </w:r>
      <w:proofErr w:type="gramEnd"/>
      <w:r w:rsidRPr="00D67176">
        <w:rPr>
          <w:lang w:val="nl-NL"/>
        </w:rPr>
        <w:t xml:space="preserve"> gaf een uitgebreide dekking, terwijl de eiwitgerichte (fragmentatie) aanpak sequentie-informatie verschafte die inherent per kloon is gegroepeerd.</w:t>
      </w:r>
      <w:r w:rsidRPr="00D67176">
        <w:rPr>
          <w:spacing w:val="40"/>
          <w:lang w:val="nl-NL"/>
        </w:rPr>
        <w:t xml:space="preserve"> </w:t>
      </w:r>
      <w:r w:rsidRPr="00D67176">
        <w:rPr>
          <w:lang w:val="nl-NL"/>
        </w:rPr>
        <w:t>De synergie tussen deze</w:t>
      </w:r>
      <w:r w:rsidRPr="00D67176">
        <w:rPr>
          <w:spacing w:val="-7"/>
          <w:lang w:val="nl-NL"/>
        </w:rPr>
        <w:t xml:space="preserve"> </w:t>
      </w:r>
      <w:r w:rsidRPr="00D67176">
        <w:rPr>
          <w:lang w:val="nl-NL"/>
        </w:rPr>
        <w:t>technieken werd</w:t>
      </w:r>
      <w:r w:rsidRPr="00D67176">
        <w:rPr>
          <w:spacing w:val="-2"/>
          <w:lang w:val="nl-NL"/>
        </w:rPr>
        <w:t xml:space="preserve"> </w:t>
      </w:r>
      <w:r w:rsidRPr="00D67176">
        <w:rPr>
          <w:lang w:val="nl-NL"/>
        </w:rPr>
        <w:t>gebruikt om</w:t>
      </w:r>
      <w:r w:rsidRPr="00D67176">
        <w:rPr>
          <w:spacing w:val="-5"/>
          <w:lang w:val="nl-NL"/>
        </w:rPr>
        <w:t xml:space="preserve"> </w:t>
      </w:r>
      <w:r w:rsidRPr="00D67176">
        <w:rPr>
          <w:lang w:val="nl-NL"/>
        </w:rPr>
        <w:t>een</w:t>
      </w:r>
      <w:r w:rsidRPr="00D67176">
        <w:rPr>
          <w:spacing w:val="-9"/>
          <w:lang w:val="nl-NL"/>
        </w:rPr>
        <w:t xml:space="preserve"> </w:t>
      </w:r>
      <w:r w:rsidRPr="00D67176">
        <w:rPr>
          <w:lang w:val="nl-NL"/>
        </w:rPr>
        <w:t>enkele</w:t>
      </w:r>
      <w:r w:rsidRPr="00D67176">
        <w:rPr>
          <w:spacing w:val="-2"/>
          <w:lang w:val="nl-NL"/>
        </w:rPr>
        <w:t xml:space="preserve"> </w:t>
      </w:r>
      <w:r w:rsidRPr="00D67176">
        <w:rPr>
          <w:lang w:val="nl-NL"/>
        </w:rPr>
        <w:t>sterk</w:t>
      </w:r>
      <w:r w:rsidRPr="00D67176">
        <w:rPr>
          <w:spacing w:val="-2"/>
          <w:lang w:val="nl-NL"/>
        </w:rPr>
        <w:t xml:space="preserve"> </w:t>
      </w:r>
      <w:r w:rsidRPr="00D67176">
        <w:rPr>
          <w:lang w:val="nl-NL"/>
        </w:rPr>
        <w:t>vertegenwoordigde</w:t>
      </w:r>
      <w:r w:rsidRPr="00D67176">
        <w:rPr>
          <w:spacing w:val="-15"/>
          <w:lang w:val="nl-NL"/>
        </w:rPr>
        <w:t xml:space="preserve"> </w:t>
      </w:r>
      <w:r w:rsidRPr="00D67176">
        <w:rPr>
          <w:lang w:val="nl-NL"/>
        </w:rPr>
        <w:t xml:space="preserve">kloon te </w:t>
      </w:r>
      <w:proofErr w:type="spellStart"/>
      <w:r w:rsidRPr="00D67176">
        <w:rPr>
          <w:lang w:val="nl-NL"/>
        </w:rPr>
        <w:t>sequencen</w:t>
      </w:r>
      <w:proofErr w:type="spellEnd"/>
      <w:r w:rsidRPr="00D67176">
        <w:rPr>
          <w:lang w:val="nl-NL"/>
        </w:rPr>
        <w:t xml:space="preserve"> uit het monster van een van onze donoren.</w:t>
      </w:r>
    </w:p>
    <w:p w14:paraId="27383797" w14:textId="77777777" w:rsidR="00D25E69" w:rsidRPr="00D67176" w:rsidRDefault="00D25E69">
      <w:pPr>
        <w:pStyle w:val="BodyText"/>
        <w:spacing w:before="1"/>
        <w:rPr>
          <w:sz w:val="23"/>
          <w:lang w:val="nl-NL"/>
        </w:rPr>
      </w:pPr>
    </w:p>
    <w:p w14:paraId="32B95BB2" w14:textId="77777777" w:rsidR="00D25E69" w:rsidRPr="00D67176" w:rsidRDefault="00D67176">
      <w:pPr>
        <w:pStyle w:val="BodyText"/>
        <w:spacing w:line="424" w:lineRule="auto"/>
        <w:ind w:left="1214" w:right="1194" w:firstLine="1"/>
        <w:jc w:val="both"/>
        <w:rPr>
          <w:lang w:val="nl-NL"/>
        </w:rPr>
      </w:pPr>
      <w:r>
        <w:rPr>
          <w:noProof/>
        </w:rPr>
        <mc:AlternateContent>
          <mc:Choice Requires="wps">
            <w:drawing>
              <wp:anchor distT="0" distB="0" distL="114300" distR="114300" simplePos="0" relativeHeight="15737856" behindDoc="0" locked="0" layoutInCell="1" allowOverlap="1" wp14:anchorId="067BB734" wp14:editId="532FF83E">
                <wp:simplePos x="0" y="0"/>
                <wp:positionH relativeFrom="page">
                  <wp:posOffset>6179820</wp:posOffset>
                </wp:positionH>
                <wp:positionV relativeFrom="paragraph">
                  <wp:posOffset>3768090</wp:posOffset>
                </wp:positionV>
                <wp:extent cx="372110" cy="965200"/>
                <wp:effectExtent l="0" t="0" r="0" b="0"/>
                <wp:wrapNone/>
                <wp:docPr id="1031737880" name="docshape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72110" cy="965200"/>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8C2512" w14:textId="77777777" w:rsidR="00D25E69" w:rsidRDefault="00D25E69">
                            <w:pPr>
                              <w:pStyle w:val="BodyText"/>
                              <w:rPr>
                                <w:color w:val="000000"/>
                                <w:sz w:val="34"/>
                              </w:rPr>
                            </w:pPr>
                          </w:p>
                          <w:p w14:paraId="7D76F6EE" w14:textId="77777777" w:rsidR="00D25E69" w:rsidRDefault="004E78E4">
                            <w:pPr>
                              <w:spacing w:before="256"/>
                              <w:ind w:left="237"/>
                              <w:rPr>
                                <w:color w:val="000000"/>
                                <w:sz w:val="30"/>
                              </w:rPr>
                            </w:pPr>
                            <w:r>
                              <w:rPr>
                                <w:color w:val="FFFFFF"/>
                                <w:w w:val="106"/>
                                <w:sz w:val="30"/>
                              </w:rPr>
                              <w:t>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7BB734" id="docshape48" o:spid="_x0000_s1039" type="#_x0000_t202" style="position:absolute;left:0;text-align:left;margin-left:486.6pt;margin-top:296.7pt;width:29.3pt;height:76pt;z-index:15737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" fillcolor="gray" stroked="f">
                <v:path arrowok="t"/>
                <v:textbox inset="0,0,0,0">
                  <w:txbxContent>
                    <w:p w14:paraId="4A8C2512" w14:textId="77777777" w:rsidR="00D25E69" w:rsidRDefault="00D25E69">
                      <w:pPr>
                        <w:pStyle w:val="BodyText"/>
                        <w:rPr>
                          <w:color w:val="000000"/>
                          <w:sz w:val="34"/>
                        </w:rPr>
                      </w:pPr>
                    </w:p>
                    <w:p w14:paraId="7D76F6EE" w14:textId="77777777" w:rsidR="00D25E69" w:rsidRDefault="004E78E4">
                      <w:pPr>
                        <w:spacing w:before="256"/>
                        <w:ind w:left="237"/>
                        <w:rPr>
                          <w:color w:val="000000"/>
                          <w:sz w:val="30"/>
                        </w:rPr>
                      </w:pPr>
                      <w:r>
                        <w:rPr>
                          <w:color w:val="FFFFFF"/>
                          <w:w w:val="106"/>
                          <w:sz w:val="30"/>
                        </w:rPr>
                        <w:t>6</w:t>
                      </w:r>
                    </w:p>
                  </w:txbxContent>
                </v:textbox>
                <w10:wrap anchorx="page"/>
              </v:shape>
            </w:pict>
          </mc:Fallback>
        </mc:AlternateContent>
      </w:r>
      <w:r w:rsidRPr="00D67176">
        <w:rPr>
          <w:b/>
          <w:lang w:val="nl-NL"/>
        </w:rPr>
        <w:t xml:space="preserve">Hoofdstuk 4 </w:t>
      </w:r>
      <w:r w:rsidRPr="00D67176">
        <w:rPr>
          <w:lang w:val="nl-NL"/>
        </w:rPr>
        <w:t>toont het potentieel van profilering gegevens om individuele donoren binnen een groep te vergelijken en te karakteriseren.</w:t>
      </w:r>
      <w:r w:rsidRPr="00D67176">
        <w:rPr>
          <w:spacing w:val="40"/>
          <w:lang w:val="nl-NL"/>
        </w:rPr>
        <w:t xml:space="preserve"> </w:t>
      </w:r>
      <w:r w:rsidRPr="00D67176">
        <w:rPr>
          <w:lang w:val="nl-NL"/>
        </w:rPr>
        <w:t>We hebben SlgA1-profielen geconstrueerd voor een cohort van zes zogende vrouwen die een SARS-CoV-2- vaccinatie kregen.</w:t>
      </w:r>
      <w:r w:rsidRPr="00D67176">
        <w:rPr>
          <w:spacing w:val="40"/>
          <w:lang w:val="nl-NL"/>
        </w:rPr>
        <w:t xml:space="preserve"> </w:t>
      </w:r>
      <w:r w:rsidRPr="00D67176">
        <w:rPr>
          <w:lang w:val="nl-NL"/>
        </w:rPr>
        <w:t xml:space="preserve">De resulterende profielen complementeren bevindingen uit eer­ </w:t>
      </w:r>
      <w:proofErr w:type="spellStart"/>
      <w:r w:rsidRPr="00D67176">
        <w:rPr>
          <w:lang w:val="nl-NL"/>
        </w:rPr>
        <w:t>dere</w:t>
      </w:r>
      <w:proofErr w:type="spellEnd"/>
      <w:r w:rsidRPr="00D67176">
        <w:rPr>
          <w:lang w:val="nl-NL"/>
        </w:rPr>
        <w:t xml:space="preserve"> ELISA-gebaseerde titeranalyse van deze monsters, waarbij een </w:t>
      </w:r>
      <w:proofErr w:type="spellStart"/>
      <w:r w:rsidRPr="00D67176">
        <w:rPr>
          <w:lang w:val="nl-NL"/>
        </w:rPr>
        <w:t>biphasische</w:t>
      </w:r>
      <w:proofErr w:type="spellEnd"/>
      <w:r w:rsidRPr="00D67176">
        <w:rPr>
          <w:lang w:val="nl-NL"/>
        </w:rPr>
        <w:t xml:space="preserve"> stijging van spike-specifieke </w:t>
      </w:r>
      <w:proofErr w:type="spellStart"/>
      <w:r w:rsidRPr="00D67176">
        <w:rPr>
          <w:lang w:val="nl-NL"/>
        </w:rPr>
        <w:t>lgA</w:t>
      </w:r>
      <w:proofErr w:type="spellEnd"/>
      <w:r w:rsidRPr="00D67176">
        <w:rPr>
          <w:lang w:val="nl-NL"/>
        </w:rPr>
        <w:t xml:space="preserve"> werd gevonden.</w:t>
      </w:r>
      <w:r w:rsidRPr="00D67176">
        <w:rPr>
          <w:spacing w:val="40"/>
          <w:lang w:val="nl-NL"/>
        </w:rPr>
        <w:t xml:space="preserve"> </w:t>
      </w:r>
      <w:r w:rsidRPr="00D67176">
        <w:rPr>
          <w:lang w:val="nl-NL"/>
        </w:rPr>
        <w:t>Onze waarnemingen</w:t>
      </w:r>
      <w:r w:rsidRPr="00D67176">
        <w:rPr>
          <w:spacing w:val="40"/>
          <w:lang w:val="nl-NL"/>
        </w:rPr>
        <w:t xml:space="preserve"> </w:t>
      </w:r>
      <w:r w:rsidRPr="00D67176">
        <w:rPr>
          <w:lang w:val="nl-NL"/>
        </w:rPr>
        <w:t xml:space="preserve">geven aan dat er na vaccinatie bij alle donoren een heterogene </w:t>
      </w:r>
      <w:proofErr w:type="spellStart"/>
      <w:r w:rsidRPr="00D67176">
        <w:rPr>
          <w:lang w:val="nl-NL"/>
        </w:rPr>
        <w:t>polyclonale</w:t>
      </w:r>
      <w:proofErr w:type="spellEnd"/>
      <w:r w:rsidRPr="00D67176">
        <w:rPr>
          <w:lang w:val="nl-NL"/>
        </w:rPr>
        <w:t xml:space="preserve"> populatie van tus­ sen de 100 en 200 nieuwe klonen ontstaat.</w:t>
      </w:r>
      <w:r w:rsidRPr="00D67176">
        <w:rPr>
          <w:spacing w:val="40"/>
          <w:lang w:val="nl-NL"/>
        </w:rPr>
        <w:t xml:space="preserve"> </w:t>
      </w:r>
      <w:r w:rsidRPr="00D67176">
        <w:rPr>
          <w:lang w:val="nl-NL"/>
        </w:rPr>
        <w:t xml:space="preserve">Deze door het vaccin </w:t>
      </w:r>
      <w:proofErr w:type="spellStart"/>
      <w:r w:rsidRPr="00D67176">
        <w:rPr>
          <w:lang w:val="nl-NL"/>
        </w:rPr>
        <w:t>ge"induceerde</w:t>
      </w:r>
      <w:proofErr w:type="spellEnd"/>
      <w:r w:rsidRPr="00D67176">
        <w:rPr>
          <w:lang w:val="nl-NL"/>
        </w:rPr>
        <w:t xml:space="preserve"> populatie wordt gedomineerd door een aanhoudende</w:t>
      </w:r>
      <w:r w:rsidRPr="00D67176">
        <w:rPr>
          <w:spacing w:val="36"/>
          <w:lang w:val="nl-NL"/>
        </w:rPr>
        <w:t xml:space="preserve"> </w:t>
      </w:r>
      <w:r w:rsidRPr="00D67176">
        <w:rPr>
          <w:lang w:val="nl-NL"/>
        </w:rPr>
        <w:t>populatie van klonen die kort na de</w:t>
      </w:r>
      <w:r w:rsidRPr="00D67176">
        <w:rPr>
          <w:spacing w:val="-8"/>
          <w:lang w:val="nl-NL"/>
        </w:rPr>
        <w:t xml:space="preserve"> </w:t>
      </w:r>
      <w:r w:rsidRPr="00D67176">
        <w:rPr>
          <w:lang w:val="nl-NL"/>
        </w:rPr>
        <w:t>eerste vaccinatie verschijnen en</w:t>
      </w:r>
      <w:r w:rsidRPr="00D67176">
        <w:rPr>
          <w:spacing w:val="-10"/>
          <w:lang w:val="nl-NL"/>
        </w:rPr>
        <w:t xml:space="preserve"> </w:t>
      </w:r>
      <w:r w:rsidRPr="00D67176">
        <w:rPr>
          <w:lang w:val="nl-NL"/>
        </w:rPr>
        <w:t>tot minstens vijf</w:t>
      </w:r>
      <w:r w:rsidRPr="00D67176">
        <w:rPr>
          <w:spacing w:val="-4"/>
          <w:lang w:val="nl-NL"/>
        </w:rPr>
        <w:t xml:space="preserve"> </w:t>
      </w:r>
      <w:r w:rsidRPr="00D67176">
        <w:rPr>
          <w:lang w:val="nl-NL"/>
        </w:rPr>
        <w:t>dagen na</w:t>
      </w:r>
      <w:r w:rsidRPr="00D67176">
        <w:rPr>
          <w:spacing w:val="-7"/>
          <w:lang w:val="nl-NL"/>
        </w:rPr>
        <w:t xml:space="preserve"> </w:t>
      </w:r>
      <w:r w:rsidRPr="00D67176">
        <w:rPr>
          <w:lang w:val="nl-NL"/>
        </w:rPr>
        <w:t>de</w:t>
      </w:r>
      <w:r w:rsidRPr="00D67176">
        <w:rPr>
          <w:spacing w:val="-13"/>
          <w:lang w:val="nl-NL"/>
        </w:rPr>
        <w:t xml:space="preserve"> </w:t>
      </w:r>
      <w:r w:rsidRPr="00D67176">
        <w:rPr>
          <w:lang w:val="nl-NL"/>
        </w:rPr>
        <w:t>tweede aanhou­ den.</w:t>
      </w:r>
      <w:r w:rsidRPr="00D67176">
        <w:rPr>
          <w:spacing w:val="40"/>
          <w:lang w:val="nl-NL"/>
        </w:rPr>
        <w:t xml:space="preserve"> </w:t>
      </w:r>
      <w:r w:rsidRPr="00D67176">
        <w:rPr>
          <w:lang w:val="nl-NL"/>
        </w:rPr>
        <w:t>We detecteren</w:t>
      </w:r>
      <w:r w:rsidRPr="00D67176">
        <w:rPr>
          <w:spacing w:val="31"/>
          <w:lang w:val="nl-NL"/>
        </w:rPr>
        <w:t xml:space="preserve"> </w:t>
      </w:r>
      <w:r w:rsidRPr="00D67176">
        <w:rPr>
          <w:lang w:val="nl-NL"/>
        </w:rPr>
        <w:t>echter</w:t>
      </w:r>
      <w:r w:rsidRPr="00D67176">
        <w:rPr>
          <w:spacing w:val="24"/>
          <w:lang w:val="nl-NL"/>
        </w:rPr>
        <w:t xml:space="preserve"> </w:t>
      </w:r>
      <w:r w:rsidRPr="00D67176">
        <w:rPr>
          <w:lang w:val="nl-NL"/>
        </w:rPr>
        <w:t>ook een populatie</w:t>
      </w:r>
      <w:r w:rsidRPr="00D67176">
        <w:rPr>
          <w:spacing w:val="30"/>
          <w:lang w:val="nl-NL"/>
        </w:rPr>
        <w:t xml:space="preserve"> </w:t>
      </w:r>
      <w:r w:rsidRPr="00D67176">
        <w:rPr>
          <w:lang w:val="nl-NL"/>
        </w:rPr>
        <w:t>van klonen</w:t>
      </w:r>
      <w:r w:rsidRPr="00D67176">
        <w:rPr>
          <w:spacing w:val="24"/>
          <w:lang w:val="nl-NL"/>
        </w:rPr>
        <w:t xml:space="preserve"> </w:t>
      </w:r>
      <w:r w:rsidRPr="00D67176">
        <w:rPr>
          <w:lang w:val="nl-NL"/>
        </w:rPr>
        <w:t>die meer dan drie dagen na toediening van de tweede vaccinatie verschijnt, bij elke donor.</w:t>
      </w:r>
      <w:r w:rsidRPr="00D67176">
        <w:rPr>
          <w:spacing w:val="40"/>
          <w:lang w:val="nl-NL"/>
        </w:rPr>
        <w:t xml:space="preserve"> </w:t>
      </w:r>
      <w:r w:rsidRPr="00D67176">
        <w:rPr>
          <w:lang w:val="nl-NL"/>
        </w:rPr>
        <w:t>Een diepgaande analyse van</w:t>
      </w:r>
      <w:r w:rsidRPr="00D67176">
        <w:rPr>
          <w:spacing w:val="-8"/>
          <w:lang w:val="nl-NL"/>
        </w:rPr>
        <w:t xml:space="preserve"> </w:t>
      </w:r>
      <w:r w:rsidRPr="00D67176">
        <w:rPr>
          <w:lang w:val="nl-NL"/>
        </w:rPr>
        <w:t>een</w:t>
      </w:r>
      <w:r w:rsidRPr="00D67176">
        <w:rPr>
          <w:spacing w:val="-7"/>
          <w:lang w:val="nl-NL"/>
        </w:rPr>
        <w:t xml:space="preserve"> </w:t>
      </w:r>
      <w:r w:rsidRPr="00D67176">
        <w:rPr>
          <w:lang w:val="nl-NL"/>
        </w:rPr>
        <w:t>sterke</w:t>
      </w:r>
      <w:r w:rsidRPr="00D67176">
        <w:rPr>
          <w:spacing w:val="-5"/>
          <w:lang w:val="nl-NL"/>
        </w:rPr>
        <w:t xml:space="preserve"> </w:t>
      </w:r>
      <w:proofErr w:type="spellStart"/>
      <w:r w:rsidRPr="00D67176">
        <w:rPr>
          <w:lang w:val="nl-NL"/>
        </w:rPr>
        <w:t>responder</w:t>
      </w:r>
      <w:proofErr w:type="spellEnd"/>
      <w:r w:rsidRPr="00D67176">
        <w:rPr>
          <w:lang w:val="nl-NL"/>
        </w:rPr>
        <w:t>, geselecteerd door</w:t>
      </w:r>
      <w:r w:rsidRPr="00D67176">
        <w:rPr>
          <w:spacing w:val="-3"/>
          <w:lang w:val="nl-NL"/>
        </w:rPr>
        <w:t xml:space="preserve"> </w:t>
      </w:r>
      <w:r w:rsidRPr="00D67176">
        <w:rPr>
          <w:lang w:val="nl-NL"/>
        </w:rPr>
        <w:t>ELISA en</w:t>
      </w:r>
      <w:r w:rsidRPr="00D67176">
        <w:rPr>
          <w:spacing w:val="-12"/>
          <w:lang w:val="nl-NL"/>
        </w:rPr>
        <w:t xml:space="preserve"> </w:t>
      </w:r>
      <w:r w:rsidRPr="00D67176">
        <w:rPr>
          <w:lang w:val="nl-NL"/>
        </w:rPr>
        <w:t>bevestigd door</w:t>
      </w:r>
      <w:r w:rsidRPr="00D67176">
        <w:rPr>
          <w:spacing w:val="-3"/>
          <w:lang w:val="nl-NL"/>
        </w:rPr>
        <w:t xml:space="preserve"> </w:t>
      </w:r>
      <w:r w:rsidRPr="00D67176">
        <w:rPr>
          <w:lang w:val="nl-NL"/>
        </w:rPr>
        <w:t>onze gegevens, toont aan dat de</w:t>
      </w:r>
      <w:r w:rsidRPr="00D67176">
        <w:rPr>
          <w:spacing w:val="-2"/>
          <w:lang w:val="nl-NL"/>
        </w:rPr>
        <w:t xml:space="preserve"> </w:t>
      </w:r>
      <w:r w:rsidRPr="00D67176">
        <w:rPr>
          <w:lang w:val="nl-NL"/>
        </w:rPr>
        <w:t>tweede stijging van spike-specifieke</w:t>
      </w:r>
      <w:r w:rsidRPr="00D67176">
        <w:rPr>
          <w:spacing w:val="-3"/>
          <w:lang w:val="nl-NL"/>
        </w:rPr>
        <w:t xml:space="preserve"> </w:t>
      </w:r>
      <w:proofErr w:type="spellStart"/>
      <w:r w:rsidRPr="00D67176">
        <w:rPr>
          <w:lang w:val="nl-NL"/>
        </w:rPr>
        <w:t>lgA</w:t>
      </w:r>
      <w:proofErr w:type="spellEnd"/>
      <w:r w:rsidRPr="00D67176">
        <w:rPr>
          <w:lang w:val="nl-NL"/>
        </w:rPr>
        <w:t xml:space="preserve"> samenvalt met een overvloedige tweede dosis-</w:t>
      </w:r>
      <w:proofErr w:type="spellStart"/>
      <w:r w:rsidRPr="00D67176">
        <w:rPr>
          <w:lang w:val="nl-NL"/>
        </w:rPr>
        <w:t>ge"induceerde</w:t>
      </w:r>
      <w:proofErr w:type="spellEnd"/>
      <w:r w:rsidRPr="00D67176">
        <w:rPr>
          <w:lang w:val="nl-NL"/>
        </w:rPr>
        <w:t xml:space="preserve"> populatie, waarbij de divergente </w:t>
      </w:r>
      <w:proofErr w:type="spellStart"/>
      <w:r w:rsidRPr="00D67176">
        <w:rPr>
          <w:lang w:val="nl-NL"/>
        </w:rPr>
        <w:t>klo</w:t>
      </w:r>
      <w:proofErr w:type="spellEnd"/>
      <w:r w:rsidRPr="00D67176">
        <w:rPr>
          <w:lang w:val="nl-NL"/>
        </w:rPr>
        <w:t xml:space="preserve">­ </w:t>
      </w:r>
      <w:proofErr w:type="spellStart"/>
      <w:r w:rsidRPr="00D67176">
        <w:rPr>
          <w:lang w:val="nl-NL"/>
        </w:rPr>
        <w:t>nale</w:t>
      </w:r>
      <w:proofErr w:type="spellEnd"/>
      <w:r w:rsidRPr="00D67176">
        <w:rPr>
          <w:spacing w:val="-3"/>
          <w:lang w:val="nl-NL"/>
        </w:rPr>
        <w:t xml:space="preserve"> </w:t>
      </w:r>
      <w:r w:rsidRPr="00D67176">
        <w:rPr>
          <w:lang w:val="nl-NL"/>
        </w:rPr>
        <w:t>samenstelling van</w:t>
      </w:r>
      <w:r w:rsidRPr="00D67176">
        <w:rPr>
          <w:spacing w:val="-3"/>
          <w:lang w:val="nl-NL"/>
        </w:rPr>
        <w:t xml:space="preserve"> </w:t>
      </w:r>
      <w:r w:rsidRPr="00D67176">
        <w:rPr>
          <w:lang w:val="nl-NL"/>
        </w:rPr>
        <w:t>wat</w:t>
      </w:r>
      <w:r w:rsidRPr="00D67176">
        <w:rPr>
          <w:spacing w:val="-3"/>
          <w:lang w:val="nl-NL"/>
        </w:rPr>
        <w:t xml:space="preserve"> </w:t>
      </w:r>
      <w:r w:rsidRPr="00D67176">
        <w:rPr>
          <w:lang w:val="nl-NL"/>
        </w:rPr>
        <w:t>aanvankelijk leek op</w:t>
      </w:r>
      <w:r w:rsidRPr="00D67176">
        <w:rPr>
          <w:spacing w:val="-5"/>
          <w:lang w:val="nl-NL"/>
        </w:rPr>
        <w:t xml:space="preserve"> </w:t>
      </w:r>
      <w:r w:rsidRPr="00D67176">
        <w:rPr>
          <w:lang w:val="nl-NL"/>
        </w:rPr>
        <w:t xml:space="preserve">een symmetrische </w:t>
      </w:r>
      <w:proofErr w:type="spellStart"/>
      <w:r w:rsidRPr="00D67176">
        <w:rPr>
          <w:lang w:val="nl-NL"/>
        </w:rPr>
        <w:t>biphasische</w:t>
      </w:r>
      <w:proofErr w:type="spellEnd"/>
      <w:r w:rsidRPr="00D67176">
        <w:rPr>
          <w:lang w:val="nl-NL"/>
        </w:rPr>
        <w:t xml:space="preserve"> </w:t>
      </w:r>
      <w:proofErr w:type="spellStart"/>
      <w:r w:rsidRPr="00D67176">
        <w:rPr>
          <w:lang w:val="nl-NL"/>
        </w:rPr>
        <w:t>res</w:t>
      </w:r>
      <w:proofErr w:type="spellEnd"/>
      <w:r w:rsidRPr="00D67176">
        <w:rPr>
          <w:lang w:val="nl-NL"/>
        </w:rPr>
        <w:t>­ pons wordt benadrukt.</w:t>
      </w:r>
      <w:r w:rsidRPr="00D67176">
        <w:rPr>
          <w:spacing w:val="40"/>
          <w:lang w:val="nl-NL"/>
        </w:rPr>
        <w:t xml:space="preserve"> </w:t>
      </w:r>
      <w:r w:rsidRPr="00D67176">
        <w:rPr>
          <w:lang w:val="nl-NL"/>
        </w:rPr>
        <w:t>Bovendien hebben we</w:t>
      </w:r>
      <w:r w:rsidRPr="00D67176">
        <w:rPr>
          <w:spacing w:val="-1"/>
          <w:lang w:val="nl-NL"/>
        </w:rPr>
        <w:t xml:space="preserve"> </w:t>
      </w:r>
      <w:r w:rsidRPr="00D67176">
        <w:rPr>
          <w:lang w:val="nl-NL"/>
        </w:rPr>
        <w:t xml:space="preserve">waargenomen dat verschillende zeer overvloedige klonen verschijnen en vervolgens verdwijnen uit het uitgescheiden re­ </w:t>
      </w:r>
      <w:proofErr w:type="spellStart"/>
      <w:r w:rsidRPr="00D67176">
        <w:rPr>
          <w:lang w:val="nl-NL"/>
        </w:rPr>
        <w:t>pertoire</w:t>
      </w:r>
      <w:proofErr w:type="spellEnd"/>
      <w:r w:rsidRPr="00D67176">
        <w:rPr>
          <w:spacing w:val="-10"/>
          <w:lang w:val="nl-NL"/>
        </w:rPr>
        <w:t xml:space="preserve"> </w:t>
      </w:r>
      <w:r w:rsidRPr="00D67176">
        <w:rPr>
          <w:lang w:val="nl-NL"/>
        </w:rPr>
        <w:t xml:space="preserve">gedurende </w:t>
      </w:r>
      <w:r w:rsidRPr="00D67176">
        <w:rPr>
          <w:color w:val="2D2D2D"/>
          <w:lang w:val="nl-NL"/>
        </w:rPr>
        <w:t>~</w:t>
      </w:r>
      <w:r w:rsidRPr="00D67176">
        <w:rPr>
          <w:lang w:val="nl-NL"/>
        </w:rPr>
        <w:t>40</w:t>
      </w:r>
      <w:r w:rsidRPr="00D67176">
        <w:rPr>
          <w:spacing w:val="-15"/>
          <w:lang w:val="nl-NL"/>
        </w:rPr>
        <w:t xml:space="preserve"> </w:t>
      </w:r>
      <w:r w:rsidRPr="00D67176">
        <w:rPr>
          <w:lang w:val="nl-NL"/>
        </w:rPr>
        <w:t>dagen, wat</w:t>
      </w:r>
      <w:r w:rsidRPr="00D67176">
        <w:rPr>
          <w:spacing w:val="-3"/>
          <w:lang w:val="nl-NL"/>
        </w:rPr>
        <w:t xml:space="preserve"> </w:t>
      </w:r>
      <w:r w:rsidRPr="00D67176">
        <w:rPr>
          <w:lang w:val="nl-NL"/>
        </w:rPr>
        <w:t>aantoont dat</w:t>
      </w:r>
      <w:r w:rsidRPr="00D67176">
        <w:rPr>
          <w:spacing w:val="-10"/>
          <w:lang w:val="nl-NL"/>
        </w:rPr>
        <w:t xml:space="preserve"> </w:t>
      </w:r>
      <w:r w:rsidRPr="00D67176">
        <w:rPr>
          <w:lang w:val="nl-NL"/>
        </w:rPr>
        <w:t>zeer</w:t>
      </w:r>
      <w:r w:rsidRPr="00D67176">
        <w:rPr>
          <w:spacing w:val="-3"/>
          <w:lang w:val="nl-NL"/>
        </w:rPr>
        <w:t xml:space="preserve"> </w:t>
      </w:r>
      <w:r w:rsidRPr="00D67176">
        <w:rPr>
          <w:lang w:val="nl-NL"/>
        </w:rPr>
        <w:t>overvloedige klonen</w:t>
      </w:r>
      <w:r w:rsidRPr="00D67176">
        <w:rPr>
          <w:spacing w:val="-7"/>
          <w:lang w:val="nl-NL"/>
        </w:rPr>
        <w:t xml:space="preserve"> </w:t>
      </w:r>
      <w:r w:rsidRPr="00D67176">
        <w:rPr>
          <w:lang w:val="nl-NL"/>
        </w:rPr>
        <w:t>niet</w:t>
      </w:r>
      <w:r w:rsidRPr="00D67176">
        <w:rPr>
          <w:spacing w:val="-7"/>
          <w:lang w:val="nl-NL"/>
        </w:rPr>
        <w:t xml:space="preserve"> </w:t>
      </w:r>
      <w:r w:rsidRPr="00D67176">
        <w:rPr>
          <w:lang w:val="nl-NL"/>
        </w:rPr>
        <w:t xml:space="preserve">nood­ </w:t>
      </w:r>
      <w:proofErr w:type="spellStart"/>
      <w:r w:rsidRPr="00D67176">
        <w:rPr>
          <w:lang w:val="nl-NL"/>
        </w:rPr>
        <w:t>zakelijkerwijs</w:t>
      </w:r>
      <w:proofErr w:type="spellEnd"/>
      <w:r w:rsidRPr="00D67176">
        <w:rPr>
          <w:lang w:val="nl-NL"/>
        </w:rPr>
        <w:t xml:space="preserve"> aanhouden in de tijd.</w:t>
      </w:r>
    </w:p>
    <w:p w14:paraId="0BFF8C37" w14:textId="77777777" w:rsidR="00D25E69" w:rsidRPr="00D67176" w:rsidRDefault="00D25E69">
      <w:pPr>
        <w:pStyle w:val="BodyText"/>
        <w:spacing w:before="5"/>
        <w:rPr>
          <w:sz w:val="14"/>
          <w:lang w:val="nl-NL"/>
        </w:rPr>
      </w:pPr>
    </w:p>
    <w:p w14:paraId="65B2D792" w14:textId="77777777" w:rsidR="00D25E69" w:rsidRPr="00D67176" w:rsidRDefault="004E78E4">
      <w:pPr>
        <w:pStyle w:val="BodyText"/>
        <w:spacing w:before="94" w:line="422" w:lineRule="auto"/>
        <w:ind w:left="1219" w:right="613" w:hanging="8"/>
        <w:rPr>
          <w:lang w:val="nl-NL"/>
        </w:rPr>
      </w:pPr>
      <w:r w:rsidRPr="00D67176">
        <w:rPr>
          <w:lang w:val="nl-NL"/>
        </w:rPr>
        <w:t>In</w:t>
      </w:r>
      <w:r w:rsidRPr="00D67176">
        <w:rPr>
          <w:spacing w:val="-16"/>
          <w:lang w:val="nl-NL"/>
        </w:rPr>
        <w:t xml:space="preserve"> </w:t>
      </w:r>
      <w:r w:rsidRPr="00D67176">
        <w:rPr>
          <w:b/>
          <w:lang w:val="nl-NL"/>
        </w:rPr>
        <w:t>hoofdstuk</w:t>
      </w:r>
      <w:r w:rsidRPr="00D67176">
        <w:rPr>
          <w:b/>
          <w:spacing w:val="-1"/>
          <w:lang w:val="nl-NL"/>
        </w:rPr>
        <w:t xml:space="preserve"> </w:t>
      </w:r>
      <w:r w:rsidRPr="00D67176">
        <w:rPr>
          <w:b/>
          <w:lang w:val="nl-NL"/>
        </w:rPr>
        <w:t>5</w:t>
      </w:r>
      <w:r w:rsidRPr="00D67176">
        <w:rPr>
          <w:b/>
          <w:spacing w:val="-22"/>
          <w:lang w:val="nl-NL"/>
        </w:rPr>
        <w:t xml:space="preserve"> </w:t>
      </w:r>
      <w:r w:rsidRPr="00D67176">
        <w:rPr>
          <w:lang w:val="nl-NL"/>
        </w:rPr>
        <w:t>bouwden</w:t>
      </w:r>
      <w:r w:rsidRPr="00D67176">
        <w:rPr>
          <w:spacing w:val="-10"/>
          <w:lang w:val="nl-NL"/>
        </w:rPr>
        <w:t xml:space="preserve"> </w:t>
      </w:r>
      <w:r w:rsidRPr="00D67176">
        <w:rPr>
          <w:lang w:val="nl-NL"/>
        </w:rPr>
        <w:t>we</w:t>
      </w:r>
      <w:r w:rsidRPr="00D67176">
        <w:rPr>
          <w:spacing w:val="-14"/>
          <w:lang w:val="nl-NL"/>
        </w:rPr>
        <w:t xml:space="preserve"> </w:t>
      </w:r>
      <w:r w:rsidRPr="00D67176">
        <w:rPr>
          <w:lang w:val="nl-NL"/>
        </w:rPr>
        <w:t>voort</w:t>
      </w:r>
      <w:r w:rsidRPr="00D67176">
        <w:rPr>
          <w:spacing w:val="-7"/>
          <w:lang w:val="nl-NL"/>
        </w:rPr>
        <w:t xml:space="preserve"> </w:t>
      </w:r>
      <w:r w:rsidRPr="00D67176">
        <w:rPr>
          <w:lang w:val="nl-NL"/>
        </w:rPr>
        <w:t>op</w:t>
      </w:r>
      <w:r w:rsidRPr="00D67176">
        <w:rPr>
          <w:spacing w:val="-14"/>
          <w:lang w:val="nl-NL"/>
        </w:rPr>
        <w:t xml:space="preserve"> </w:t>
      </w:r>
      <w:r w:rsidRPr="00D67176">
        <w:rPr>
          <w:lang w:val="nl-NL"/>
        </w:rPr>
        <w:t>het</w:t>
      </w:r>
      <w:r w:rsidRPr="00D67176">
        <w:rPr>
          <w:spacing w:val="-14"/>
          <w:lang w:val="nl-NL"/>
        </w:rPr>
        <w:t xml:space="preserve"> </w:t>
      </w:r>
      <w:proofErr w:type="spellStart"/>
      <w:r w:rsidRPr="00D67176">
        <w:rPr>
          <w:lang w:val="nl-NL"/>
        </w:rPr>
        <w:t>proof</w:t>
      </w:r>
      <w:proofErr w:type="spellEnd"/>
      <w:r w:rsidRPr="00D67176">
        <w:rPr>
          <w:lang w:val="nl-NL"/>
        </w:rPr>
        <w:t>-of-concept</w:t>
      </w:r>
      <w:r w:rsidRPr="00D67176">
        <w:rPr>
          <w:spacing w:val="-25"/>
          <w:lang w:val="nl-NL"/>
        </w:rPr>
        <w:t xml:space="preserve"> </w:t>
      </w:r>
      <w:r w:rsidRPr="00D67176">
        <w:rPr>
          <w:lang w:val="nl-NL"/>
        </w:rPr>
        <w:t>voor</w:t>
      </w:r>
      <w:r w:rsidRPr="00D67176">
        <w:rPr>
          <w:spacing w:val="-7"/>
          <w:lang w:val="nl-NL"/>
        </w:rPr>
        <w:t xml:space="preserve"> </w:t>
      </w:r>
      <w:r w:rsidRPr="00D67176">
        <w:rPr>
          <w:lang w:val="nl-NL"/>
        </w:rPr>
        <w:t xml:space="preserve">endogene antilichaam­ </w:t>
      </w:r>
      <w:r w:rsidRPr="00D67176">
        <w:rPr>
          <w:lang w:val="nl-NL"/>
        </w:rPr>
        <w:t>sequentiebepaling</w:t>
      </w:r>
      <w:r w:rsidRPr="00D67176">
        <w:rPr>
          <w:spacing w:val="-10"/>
          <w:lang w:val="nl-NL"/>
        </w:rPr>
        <w:t xml:space="preserve"> </w:t>
      </w:r>
      <w:r w:rsidRPr="00D67176">
        <w:rPr>
          <w:lang w:val="nl-NL"/>
        </w:rPr>
        <w:t>dat in</w:t>
      </w:r>
      <w:r w:rsidRPr="00D67176">
        <w:rPr>
          <w:spacing w:val="-6"/>
          <w:lang w:val="nl-NL"/>
        </w:rPr>
        <w:t xml:space="preserve"> </w:t>
      </w:r>
      <w:r w:rsidRPr="00D67176">
        <w:rPr>
          <w:lang w:val="nl-NL"/>
        </w:rPr>
        <w:t>hoofdstuk</w:t>
      </w:r>
      <w:r w:rsidRPr="00D67176">
        <w:rPr>
          <w:spacing w:val="31"/>
          <w:lang w:val="nl-NL"/>
        </w:rPr>
        <w:t xml:space="preserve"> </w:t>
      </w:r>
      <w:r w:rsidRPr="00D67176">
        <w:rPr>
          <w:lang w:val="nl-NL"/>
        </w:rPr>
        <w:t>2</w:t>
      </w:r>
      <w:r w:rsidRPr="00D67176">
        <w:rPr>
          <w:spacing w:val="-2"/>
          <w:lang w:val="nl-NL"/>
        </w:rPr>
        <w:t xml:space="preserve"> </w:t>
      </w:r>
      <w:r w:rsidRPr="00D67176">
        <w:rPr>
          <w:lang w:val="nl-NL"/>
        </w:rPr>
        <w:t xml:space="preserve">werd gepresenteerd, om een meer </w:t>
      </w:r>
      <w:proofErr w:type="spellStart"/>
      <w:r w:rsidRPr="00D67176">
        <w:rPr>
          <w:lang w:val="nl-NL"/>
        </w:rPr>
        <w:t>gestandaar</w:t>
      </w:r>
      <w:proofErr w:type="spellEnd"/>
      <w:r w:rsidRPr="00D67176">
        <w:rPr>
          <w:lang w:val="nl-NL"/>
        </w:rPr>
        <w:t xml:space="preserve">­ </w:t>
      </w:r>
      <w:proofErr w:type="spellStart"/>
      <w:r w:rsidRPr="00D67176">
        <w:rPr>
          <w:lang w:val="nl-NL"/>
        </w:rPr>
        <w:t>diseerde</w:t>
      </w:r>
      <w:proofErr w:type="spellEnd"/>
      <w:r w:rsidRPr="00D67176">
        <w:rPr>
          <w:spacing w:val="40"/>
          <w:lang w:val="nl-NL"/>
        </w:rPr>
        <w:t xml:space="preserve"> </w:t>
      </w:r>
      <w:r w:rsidRPr="00D67176">
        <w:rPr>
          <w:lang w:val="nl-NL"/>
        </w:rPr>
        <w:t>en</w:t>
      </w:r>
      <w:r w:rsidRPr="00D67176">
        <w:rPr>
          <w:spacing w:val="23"/>
          <w:lang w:val="nl-NL"/>
        </w:rPr>
        <w:t xml:space="preserve"> </w:t>
      </w:r>
      <w:r w:rsidRPr="00D67176">
        <w:rPr>
          <w:lang w:val="nl-NL"/>
        </w:rPr>
        <w:t>breed</w:t>
      </w:r>
      <w:r w:rsidRPr="00D67176">
        <w:rPr>
          <w:spacing w:val="32"/>
          <w:lang w:val="nl-NL"/>
        </w:rPr>
        <w:t xml:space="preserve"> </w:t>
      </w:r>
      <w:r w:rsidRPr="00D67176">
        <w:rPr>
          <w:lang w:val="nl-NL"/>
        </w:rPr>
        <w:t>toepasbare</w:t>
      </w:r>
      <w:r w:rsidRPr="00D67176">
        <w:rPr>
          <w:spacing w:val="40"/>
          <w:lang w:val="nl-NL"/>
        </w:rPr>
        <w:t xml:space="preserve"> </w:t>
      </w:r>
      <w:r w:rsidRPr="00D67176">
        <w:rPr>
          <w:lang w:val="nl-NL"/>
        </w:rPr>
        <w:t>workflow</w:t>
      </w:r>
      <w:r w:rsidRPr="00D67176">
        <w:rPr>
          <w:spacing w:val="40"/>
          <w:lang w:val="nl-NL"/>
        </w:rPr>
        <w:t xml:space="preserve"> </w:t>
      </w:r>
      <w:r w:rsidRPr="00D67176">
        <w:rPr>
          <w:lang w:val="nl-NL"/>
        </w:rPr>
        <w:t>te</w:t>
      </w:r>
      <w:r w:rsidRPr="00D67176">
        <w:rPr>
          <w:spacing w:val="26"/>
          <w:lang w:val="nl-NL"/>
        </w:rPr>
        <w:t xml:space="preserve"> </w:t>
      </w:r>
      <w:proofErr w:type="spellStart"/>
      <w:r w:rsidRPr="00D67176">
        <w:rPr>
          <w:lang w:val="nl-NL"/>
        </w:rPr>
        <w:t>creeren</w:t>
      </w:r>
      <w:proofErr w:type="spellEnd"/>
      <w:r w:rsidRPr="00D67176">
        <w:rPr>
          <w:spacing w:val="40"/>
          <w:lang w:val="nl-NL"/>
        </w:rPr>
        <w:t xml:space="preserve"> </w:t>
      </w:r>
      <w:r w:rsidRPr="00D67176">
        <w:rPr>
          <w:lang w:val="nl-NL"/>
        </w:rPr>
        <w:t>voor</w:t>
      </w:r>
      <w:r w:rsidRPr="00D67176">
        <w:rPr>
          <w:spacing w:val="33"/>
          <w:lang w:val="nl-NL"/>
        </w:rPr>
        <w:t xml:space="preserve"> </w:t>
      </w:r>
      <w:r w:rsidRPr="00D67176">
        <w:rPr>
          <w:lang w:val="nl-NL"/>
        </w:rPr>
        <w:t>het</w:t>
      </w:r>
      <w:r w:rsidRPr="00D67176">
        <w:rPr>
          <w:spacing w:val="33"/>
          <w:lang w:val="nl-NL"/>
        </w:rPr>
        <w:t xml:space="preserve"> </w:t>
      </w:r>
      <w:proofErr w:type="spellStart"/>
      <w:r w:rsidRPr="00D67176">
        <w:rPr>
          <w:lang w:val="nl-NL"/>
        </w:rPr>
        <w:t>sequencen</w:t>
      </w:r>
      <w:proofErr w:type="spellEnd"/>
      <w:r w:rsidRPr="00D67176">
        <w:rPr>
          <w:spacing w:val="40"/>
          <w:lang w:val="nl-NL"/>
        </w:rPr>
        <w:t xml:space="preserve"> </w:t>
      </w:r>
      <w:r w:rsidRPr="00D67176">
        <w:rPr>
          <w:lang w:val="nl-NL"/>
        </w:rPr>
        <w:t>van</w:t>
      </w:r>
      <w:r w:rsidRPr="00D67176">
        <w:rPr>
          <w:spacing w:val="29"/>
          <w:lang w:val="nl-NL"/>
        </w:rPr>
        <w:t xml:space="preserve"> </w:t>
      </w:r>
      <w:proofErr w:type="spellStart"/>
      <w:r w:rsidRPr="00D67176">
        <w:rPr>
          <w:lang w:val="nl-NL"/>
        </w:rPr>
        <w:t>antili</w:t>
      </w:r>
      <w:proofErr w:type="spellEnd"/>
      <w:r w:rsidRPr="00D67176">
        <w:rPr>
          <w:lang w:val="nl-NL"/>
        </w:rPr>
        <w:t>-</w:t>
      </w:r>
    </w:p>
    <w:p w14:paraId="1904E1B8" w14:textId="77777777" w:rsidR="00D25E69" w:rsidRPr="00D67176" w:rsidRDefault="00D25E69">
      <w:pPr>
        <w:spacing w:line="422" w:lineRule="auto"/>
        <w:rPr>
          <w:lang w:val="nl-NL"/>
        </w:rPr>
        <w:sectPr w:rsidR="00D25E69" w:rsidRPr="00D67176">
          <w:pgSz w:w="10320" w:h="14580"/>
          <w:pgMar w:top="1140" w:right="0" w:bottom="900" w:left="0" w:header="816" w:footer="705" w:gutter="0"/>
          <w:cols w:space="720"/>
        </w:sectPr>
      </w:pPr>
    </w:p>
    <w:p w14:paraId="6B5415F9" w14:textId="77777777" w:rsidR="00D25E69" w:rsidRPr="00D67176" w:rsidRDefault="00D25E69">
      <w:pPr>
        <w:pStyle w:val="BodyText"/>
        <w:spacing w:before="8"/>
        <w:rPr>
          <w:sz w:val="23"/>
          <w:lang w:val="nl-NL"/>
        </w:rPr>
      </w:pPr>
    </w:p>
    <w:p w14:paraId="13DBF243" w14:textId="77777777" w:rsidR="00D25E69" w:rsidRPr="00D67176" w:rsidRDefault="004E78E4">
      <w:pPr>
        <w:pStyle w:val="BodyText"/>
        <w:spacing w:before="94" w:line="424" w:lineRule="auto"/>
        <w:ind w:left="1214" w:right="1184" w:firstLine="2"/>
        <w:jc w:val="both"/>
        <w:rPr>
          <w:lang w:val="nl-NL"/>
        </w:rPr>
      </w:pPr>
      <w:proofErr w:type="spellStart"/>
      <w:proofErr w:type="gramStart"/>
      <w:r w:rsidRPr="00D67176">
        <w:rPr>
          <w:lang w:val="nl-NL"/>
        </w:rPr>
        <w:t>chaamketens</w:t>
      </w:r>
      <w:proofErr w:type="spellEnd"/>
      <w:proofErr w:type="gramEnd"/>
      <w:r w:rsidRPr="00D67176">
        <w:rPr>
          <w:lang w:val="nl-NL"/>
        </w:rPr>
        <w:t xml:space="preserve"> in mengsels met behulp van een combinatie van peptide- en eiwit­ gecentreerde massaspectrometrie. De voorgestelde aanpak volgt een doelketen in een modulaire, drietrapsproces</w:t>
      </w:r>
      <w:r w:rsidRPr="00D67176">
        <w:rPr>
          <w:spacing w:val="-1"/>
          <w:lang w:val="nl-NL"/>
        </w:rPr>
        <w:t xml:space="preserve"> </w:t>
      </w:r>
      <w:r w:rsidRPr="00D67176">
        <w:rPr>
          <w:lang w:val="nl-NL"/>
        </w:rPr>
        <w:t xml:space="preserve">gebaseerd op kiemlijndomeinen. Het begint met het </w:t>
      </w:r>
      <w:proofErr w:type="spellStart"/>
      <w:r w:rsidRPr="00D67176">
        <w:rPr>
          <w:lang w:val="nl-NL"/>
        </w:rPr>
        <w:t>sequencen</w:t>
      </w:r>
      <w:proofErr w:type="spellEnd"/>
      <w:r w:rsidRPr="00D67176">
        <w:rPr>
          <w:lang w:val="nl-NL"/>
        </w:rPr>
        <w:t xml:space="preserve"> van</w:t>
      </w:r>
      <w:r w:rsidRPr="00D67176">
        <w:rPr>
          <w:spacing w:val="-4"/>
          <w:lang w:val="nl-NL"/>
        </w:rPr>
        <w:t xml:space="preserve"> </w:t>
      </w:r>
      <w:r w:rsidRPr="00D67176">
        <w:rPr>
          <w:lang w:val="nl-NL"/>
        </w:rPr>
        <w:t>de</w:t>
      </w:r>
      <w:r w:rsidRPr="00D67176">
        <w:rPr>
          <w:spacing w:val="-7"/>
          <w:lang w:val="nl-NL"/>
        </w:rPr>
        <w:t xml:space="preserve"> </w:t>
      </w:r>
      <w:proofErr w:type="spellStart"/>
      <w:r w:rsidRPr="00D67176">
        <w:rPr>
          <w:lang w:val="nl-NL"/>
        </w:rPr>
        <w:t>framework</w:t>
      </w:r>
      <w:proofErr w:type="spellEnd"/>
      <w:r w:rsidRPr="00D67176">
        <w:rPr>
          <w:lang w:val="nl-NL"/>
        </w:rPr>
        <w:t>-reg</w:t>
      </w:r>
      <w:r w:rsidRPr="00D67176">
        <w:rPr>
          <w:lang w:val="nl-NL"/>
        </w:rPr>
        <w:t>io's, gevolgd door de</w:t>
      </w:r>
      <w:r w:rsidRPr="00D67176">
        <w:rPr>
          <w:spacing w:val="-9"/>
          <w:lang w:val="nl-NL"/>
        </w:rPr>
        <w:t xml:space="preserve"> </w:t>
      </w:r>
      <w:r w:rsidRPr="00D67176">
        <w:rPr>
          <w:lang w:val="nl-NL"/>
        </w:rPr>
        <w:t xml:space="preserve">complementariteitsbepalende regio's met flankerende </w:t>
      </w:r>
      <w:proofErr w:type="spellStart"/>
      <w:r w:rsidRPr="00D67176">
        <w:rPr>
          <w:lang w:val="nl-NL"/>
        </w:rPr>
        <w:t>framework</w:t>
      </w:r>
      <w:proofErr w:type="spellEnd"/>
      <w:r w:rsidRPr="00D67176">
        <w:rPr>
          <w:lang w:val="nl-NL"/>
        </w:rPr>
        <w:t>-regio's,</w:t>
      </w:r>
      <w:r w:rsidRPr="00D67176">
        <w:rPr>
          <w:spacing w:val="-6"/>
          <w:lang w:val="nl-NL"/>
        </w:rPr>
        <w:t xml:space="preserve"> </w:t>
      </w:r>
      <w:r w:rsidRPr="00D67176">
        <w:rPr>
          <w:lang w:val="nl-NL"/>
        </w:rPr>
        <w:t>en</w:t>
      </w:r>
      <w:r w:rsidRPr="00D67176">
        <w:rPr>
          <w:spacing w:val="-1"/>
          <w:lang w:val="nl-NL"/>
        </w:rPr>
        <w:t xml:space="preserve"> </w:t>
      </w:r>
      <w:r w:rsidRPr="00D67176">
        <w:rPr>
          <w:lang w:val="nl-NL"/>
        </w:rPr>
        <w:t xml:space="preserve">uiteindelijk volledige ketensequenties. Door integratie van </w:t>
      </w:r>
      <w:proofErr w:type="spellStart"/>
      <w:r w:rsidRPr="00D67176">
        <w:rPr>
          <w:lang w:val="nl-NL"/>
        </w:rPr>
        <w:t>middle</w:t>
      </w:r>
      <w:proofErr w:type="spellEnd"/>
      <w:r w:rsidRPr="00D67176">
        <w:rPr>
          <w:lang w:val="nl-NL"/>
        </w:rPr>
        <w:t>-down</w:t>
      </w:r>
      <w:r w:rsidRPr="00D67176">
        <w:rPr>
          <w:spacing w:val="40"/>
          <w:lang w:val="nl-NL"/>
        </w:rPr>
        <w:t xml:space="preserve"> </w:t>
      </w:r>
      <w:r w:rsidRPr="00D67176">
        <w:rPr>
          <w:lang w:val="nl-NL"/>
        </w:rPr>
        <w:t>fragmentatie</w:t>
      </w:r>
      <w:r w:rsidRPr="00D67176">
        <w:rPr>
          <w:spacing w:val="39"/>
          <w:lang w:val="nl-NL"/>
        </w:rPr>
        <w:t xml:space="preserve"> </w:t>
      </w:r>
      <w:r w:rsidRPr="00D67176">
        <w:rPr>
          <w:lang w:val="nl-NL"/>
        </w:rPr>
        <w:t xml:space="preserve">konden we </w:t>
      </w:r>
      <w:proofErr w:type="spellStart"/>
      <w:r w:rsidRPr="00D67176">
        <w:rPr>
          <w:lang w:val="nl-NL"/>
        </w:rPr>
        <w:t>ambigu"fteit</w:t>
      </w:r>
      <w:proofErr w:type="spellEnd"/>
      <w:r w:rsidRPr="00D67176">
        <w:rPr>
          <w:spacing w:val="39"/>
          <w:lang w:val="nl-NL"/>
        </w:rPr>
        <w:t xml:space="preserve"> </w:t>
      </w:r>
      <w:r w:rsidRPr="00D67176">
        <w:rPr>
          <w:lang w:val="nl-NL"/>
        </w:rPr>
        <w:t xml:space="preserve">oplossen in de </w:t>
      </w:r>
      <w:proofErr w:type="spellStart"/>
      <w:r w:rsidRPr="00D67176">
        <w:rPr>
          <w:i/>
          <w:lang w:val="nl-NL"/>
        </w:rPr>
        <w:t>de</w:t>
      </w:r>
      <w:proofErr w:type="spellEnd"/>
      <w:r w:rsidRPr="00D67176">
        <w:rPr>
          <w:i/>
          <w:lang w:val="nl-NL"/>
        </w:rPr>
        <w:t xml:space="preserve"> </w:t>
      </w:r>
      <w:proofErr w:type="spellStart"/>
      <w:r w:rsidRPr="00D67176">
        <w:rPr>
          <w:lang w:val="nl-NL"/>
        </w:rPr>
        <w:t>novo</w:t>
      </w:r>
      <w:proofErr w:type="spellEnd"/>
      <w:r w:rsidRPr="00D67176">
        <w:rPr>
          <w:lang w:val="nl-NL"/>
        </w:rPr>
        <w:t xml:space="preserve">-sequentievoorspellingen voor </w:t>
      </w:r>
      <w:r w:rsidRPr="00D67176">
        <w:rPr>
          <w:lang w:val="nl-NL"/>
        </w:rPr>
        <w:t xml:space="preserve">de hypervariabele </w:t>
      </w:r>
      <w:proofErr w:type="spellStart"/>
      <w:r w:rsidRPr="00D67176">
        <w:rPr>
          <w:lang w:val="nl-NL"/>
        </w:rPr>
        <w:t>complementariteitsbe</w:t>
      </w:r>
      <w:proofErr w:type="spellEnd"/>
      <w:r w:rsidRPr="00D67176">
        <w:rPr>
          <w:lang w:val="nl-NL"/>
        </w:rPr>
        <w:t>­ palende regio's.</w:t>
      </w:r>
      <w:r w:rsidRPr="00D67176">
        <w:rPr>
          <w:spacing w:val="40"/>
          <w:lang w:val="nl-NL"/>
        </w:rPr>
        <w:t xml:space="preserve"> </w:t>
      </w:r>
      <w:r w:rsidRPr="00D67176">
        <w:rPr>
          <w:lang w:val="nl-NL"/>
        </w:rPr>
        <w:t xml:space="preserve">Hiervoor filterden we kandidaat-sequenties door hun theoretische massa te vergelijken met de afstand tussen aangrenzende </w:t>
      </w:r>
      <w:proofErr w:type="spellStart"/>
      <w:r w:rsidRPr="00D67176">
        <w:rPr>
          <w:lang w:val="nl-NL"/>
        </w:rPr>
        <w:t>framework</w:t>
      </w:r>
      <w:proofErr w:type="spellEnd"/>
      <w:r w:rsidRPr="00D67176">
        <w:rPr>
          <w:lang w:val="nl-NL"/>
        </w:rPr>
        <w:t>-regio's.</w:t>
      </w:r>
      <w:r w:rsidRPr="00D67176">
        <w:rPr>
          <w:spacing w:val="40"/>
          <w:lang w:val="nl-NL"/>
        </w:rPr>
        <w:t xml:space="preserve"> </w:t>
      </w:r>
      <w:r w:rsidRPr="00D67176">
        <w:rPr>
          <w:lang w:val="nl-NL"/>
        </w:rPr>
        <w:t>We hebben</w:t>
      </w:r>
      <w:r w:rsidRPr="00D67176">
        <w:rPr>
          <w:spacing w:val="-8"/>
          <w:lang w:val="nl-NL"/>
        </w:rPr>
        <w:t xml:space="preserve"> </w:t>
      </w:r>
      <w:r w:rsidRPr="00D67176">
        <w:rPr>
          <w:lang w:val="nl-NL"/>
        </w:rPr>
        <w:t>de</w:t>
      </w:r>
      <w:r w:rsidRPr="00D67176">
        <w:rPr>
          <w:spacing w:val="-15"/>
          <w:lang w:val="nl-NL"/>
        </w:rPr>
        <w:t xml:space="preserve"> </w:t>
      </w:r>
      <w:r w:rsidRPr="00D67176">
        <w:rPr>
          <w:lang w:val="nl-NL"/>
        </w:rPr>
        <w:t>effectiviteit van</w:t>
      </w:r>
      <w:r w:rsidRPr="00D67176">
        <w:rPr>
          <w:spacing w:val="-13"/>
          <w:lang w:val="nl-NL"/>
        </w:rPr>
        <w:t xml:space="preserve"> </w:t>
      </w:r>
      <w:r w:rsidRPr="00D67176">
        <w:rPr>
          <w:lang w:val="nl-NL"/>
        </w:rPr>
        <w:t>deze</w:t>
      </w:r>
      <w:r w:rsidRPr="00D67176">
        <w:rPr>
          <w:spacing w:val="-6"/>
          <w:lang w:val="nl-NL"/>
        </w:rPr>
        <w:t xml:space="preserve"> </w:t>
      </w:r>
      <w:r w:rsidRPr="00D67176">
        <w:rPr>
          <w:lang w:val="nl-NL"/>
        </w:rPr>
        <w:t>aanpak aangetoond door</w:t>
      </w:r>
      <w:r w:rsidRPr="00D67176">
        <w:rPr>
          <w:spacing w:val="-5"/>
          <w:lang w:val="nl-NL"/>
        </w:rPr>
        <w:t xml:space="preserve"> </w:t>
      </w:r>
      <w:r w:rsidRPr="00D67176">
        <w:rPr>
          <w:lang w:val="nl-NL"/>
        </w:rPr>
        <w:t>een</w:t>
      </w:r>
      <w:r w:rsidRPr="00D67176">
        <w:rPr>
          <w:spacing w:val="-15"/>
          <w:lang w:val="nl-NL"/>
        </w:rPr>
        <w:t xml:space="preserve"> </w:t>
      </w:r>
      <w:r w:rsidRPr="00D67176">
        <w:rPr>
          <w:lang w:val="nl-NL"/>
        </w:rPr>
        <w:t>enkel</w:t>
      </w:r>
      <w:r w:rsidRPr="00D67176">
        <w:rPr>
          <w:spacing w:val="-3"/>
          <w:lang w:val="nl-NL"/>
        </w:rPr>
        <w:t xml:space="preserve"> </w:t>
      </w:r>
      <w:r w:rsidRPr="00D67176">
        <w:rPr>
          <w:lang w:val="nl-NL"/>
        </w:rPr>
        <w:t>gericht</w:t>
      </w:r>
      <w:r w:rsidRPr="00D67176">
        <w:rPr>
          <w:spacing w:val="-2"/>
          <w:lang w:val="nl-NL"/>
        </w:rPr>
        <w:t xml:space="preserve"> </w:t>
      </w:r>
      <w:r w:rsidRPr="00D67176">
        <w:rPr>
          <w:lang w:val="nl-NL"/>
        </w:rPr>
        <w:t>keten</w:t>
      </w:r>
      <w:r w:rsidRPr="00D67176">
        <w:rPr>
          <w:spacing w:val="-6"/>
          <w:lang w:val="nl-NL"/>
        </w:rPr>
        <w:t xml:space="preserve"> </w:t>
      </w:r>
      <w:proofErr w:type="spellStart"/>
      <w:r w:rsidRPr="00D67176">
        <w:rPr>
          <w:lang w:val="nl-NL"/>
        </w:rPr>
        <w:t>ac­</w:t>
      </w:r>
      <w:proofErr w:type="spellEnd"/>
      <w:r w:rsidRPr="00D67176">
        <w:rPr>
          <w:lang w:val="nl-NL"/>
        </w:rPr>
        <w:t xml:space="preserve"> </w:t>
      </w:r>
      <w:proofErr w:type="spellStart"/>
      <w:r w:rsidRPr="00D67176">
        <w:rPr>
          <w:lang w:val="nl-NL"/>
        </w:rPr>
        <w:t>curaat</w:t>
      </w:r>
      <w:proofErr w:type="spellEnd"/>
      <w:r w:rsidRPr="00D67176">
        <w:rPr>
          <w:lang w:val="nl-NL"/>
        </w:rPr>
        <w:t xml:space="preserve"> te </w:t>
      </w:r>
      <w:proofErr w:type="spellStart"/>
      <w:r w:rsidRPr="00D67176">
        <w:rPr>
          <w:lang w:val="nl-NL"/>
        </w:rPr>
        <w:t>sequencen</w:t>
      </w:r>
      <w:proofErr w:type="spellEnd"/>
      <w:r w:rsidRPr="00D67176">
        <w:rPr>
          <w:lang w:val="nl-NL"/>
        </w:rPr>
        <w:t xml:space="preserve"> in een </w:t>
      </w:r>
      <w:proofErr w:type="gramStart"/>
      <w:r w:rsidRPr="00D67176">
        <w:rPr>
          <w:lang w:val="nl-NL"/>
        </w:rPr>
        <w:t>zuivere monoclonale</w:t>
      </w:r>
      <w:proofErr w:type="gramEnd"/>
      <w:r w:rsidRPr="00D67176">
        <w:rPr>
          <w:lang w:val="nl-NL"/>
        </w:rPr>
        <w:t xml:space="preserve"> antilichaammonster, een </w:t>
      </w:r>
      <w:proofErr w:type="spellStart"/>
      <w:r w:rsidRPr="00D67176">
        <w:rPr>
          <w:lang w:val="nl-NL"/>
        </w:rPr>
        <w:t>equimo</w:t>
      </w:r>
      <w:proofErr w:type="spellEnd"/>
      <w:r w:rsidRPr="00D67176">
        <w:rPr>
          <w:lang w:val="nl-NL"/>
        </w:rPr>
        <w:t xml:space="preserve">­ </w:t>
      </w:r>
      <w:proofErr w:type="spellStart"/>
      <w:r w:rsidRPr="00D67176">
        <w:rPr>
          <w:lang w:val="nl-NL"/>
        </w:rPr>
        <w:t>lair</w:t>
      </w:r>
      <w:proofErr w:type="spellEnd"/>
      <w:r w:rsidRPr="00D67176">
        <w:rPr>
          <w:lang w:val="nl-NL"/>
        </w:rPr>
        <w:t xml:space="preserve"> mengsel van drie monoclonale antilichamen, en een </w:t>
      </w:r>
      <w:proofErr w:type="spellStart"/>
      <w:r w:rsidRPr="00D67176">
        <w:rPr>
          <w:lang w:val="nl-NL"/>
        </w:rPr>
        <w:t>polyclonaal</w:t>
      </w:r>
      <w:proofErr w:type="spellEnd"/>
      <w:r w:rsidRPr="00D67176">
        <w:rPr>
          <w:lang w:val="nl-NL"/>
        </w:rPr>
        <w:t xml:space="preserve"> serummonster. Deze aanpak biedt een breed toepasbare workflow die in toekomstige studies kan worden gebruikt om complexe monsters met</w:t>
      </w:r>
      <w:r w:rsidRPr="00D67176">
        <w:rPr>
          <w:spacing w:val="-3"/>
          <w:lang w:val="nl-NL"/>
        </w:rPr>
        <w:t xml:space="preserve"> </w:t>
      </w:r>
      <w:r w:rsidRPr="00D67176">
        <w:rPr>
          <w:lang w:val="nl-NL"/>
        </w:rPr>
        <w:t>hoge</w:t>
      </w:r>
      <w:r w:rsidRPr="00D67176">
        <w:rPr>
          <w:spacing w:val="-9"/>
          <w:lang w:val="nl-NL"/>
        </w:rPr>
        <w:t xml:space="preserve"> </w:t>
      </w:r>
      <w:r w:rsidRPr="00D67176">
        <w:rPr>
          <w:lang w:val="nl-NL"/>
        </w:rPr>
        <w:t>nauwkeurigheid</w:t>
      </w:r>
      <w:r w:rsidRPr="00D67176">
        <w:rPr>
          <w:spacing w:val="-9"/>
          <w:lang w:val="nl-NL"/>
        </w:rPr>
        <w:t xml:space="preserve"> </w:t>
      </w:r>
      <w:r w:rsidRPr="00D67176">
        <w:rPr>
          <w:lang w:val="nl-NL"/>
        </w:rPr>
        <w:t>te</w:t>
      </w:r>
      <w:r w:rsidRPr="00D67176">
        <w:rPr>
          <w:spacing w:val="-10"/>
          <w:lang w:val="nl-NL"/>
        </w:rPr>
        <w:t xml:space="preserve"> </w:t>
      </w:r>
      <w:proofErr w:type="spellStart"/>
      <w:r w:rsidRPr="00D67176">
        <w:rPr>
          <w:lang w:val="nl-NL"/>
        </w:rPr>
        <w:t>sequencen</w:t>
      </w:r>
      <w:proofErr w:type="spellEnd"/>
      <w:r w:rsidRPr="00D67176">
        <w:rPr>
          <w:lang w:val="nl-NL"/>
        </w:rPr>
        <w:t>, en is daarnaast een stap richting volledige automatisering van het proces.</w:t>
      </w:r>
    </w:p>
    <w:p w14:paraId="77E9B11B" w14:textId="77777777" w:rsidR="00D25E69" w:rsidRPr="00D67176" w:rsidRDefault="00D25E69">
      <w:pPr>
        <w:pStyle w:val="BodyText"/>
        <w:rPr>
          <w:sz w:val="20"/>
          <w:lang w:val="nl-NL"/>
        </w:rPr>
      </w:pPr>
    </w:p>
    <w:p w14:paraId="5B3C3E8F" w14:textId="77777777" w:rsidR="00D25E69" w:rsidRPr="00D67176" w:rsidRDefault="00D25E69">
      <w:pPr>
        <w:pStyle w:val="BodyText"/>
        <w:rPr>
          <w:sz w:val="20"/>
          <w:lang w:val="nl-NL"/>
        </w:rPr>
      </w:pPr>
    </w:p>
    <w:p w14:paraId="3138E791" w14:textId="77777777" w:rsidR="00D25E69" w:rsidRPr="00D67176" w:rsidRDefault="00D25E69">
      <w:pPr>
        <w:pStyle w:val="BodyText"/>
        <w:rPr>
          <w:sz w:val="20"/>
          <w:lang w:val="nl-NL"/>
        </w:rPr>
      </w:pPr>
    </w:p>
    <w:p w14:paraId="6F186390" w14:textId="77777777" w:rsidR="00D25E69" w:rsidRPr="00D67176" w:rsidRDefault="00D25E69">
      <w:pPr>
        <w:pStyle w:val="BodyText"/>
        <w:rPr>
          <w:sz w:val="20"/>
          <w:lang w:val="nl-NL"/>
        </w:rPr>
      </w:pPr>
    </w:p>
    <w:p w14:paraId="15B08CDE" w14:textId="77777777" w:rsidR="00D25E69" w:rsidRPr="00D67176" w:rsidRDefault="00D25E69">
      <w:pPr>
        <w:pStyle w:val="BodyText"/>
        <w:rPr>
          <w:sz w:val="20"/>
          <w:lang w:val="nl-NL"/>
        </w:rPr>
      </w:pPr>
    </w:p>
    <w:p w14:paraId="3118D660" w14:textId="77777777" w:rsidR="00D25E69" w:rsidRPr="00D67176" w:rsidRDefault="00D67176">
      <w:pPr>
        <w:pStyle w:val="BodyText"/>
        <w:spacing w:before="1"/>
        <w:rPr>
          <w:sz w:val="28"/>
          <w:lang w:val="nl-NL"/>
        </w:rPr>
      </w:pPr>
      <w:r>
        <w:rPr>
          <w:noProof/>
        </w:rPr>
        <mc:AlternateContent>
          <mc:Choice Requires="wps">
            <w:drawing>
              <wp:anchor distT="0" distB="0" distL="0" distR="0" simplePos="0" relativeHeight="487597568" behindDoc="1" locked="0" layoutInCell="1" allowOverlap="1" wp14:anchorId="72533EC2" wp14:editId="7E9B8951">
                <wp:simplePos x="0" y="0"/>
                <wp:positionH relativeFrom="page">
                  <wp:posOffset>0</wp:posOffset>
                </wp:positionH>
                <wp:positionV relativeFrom="paragraph">
                  <wp:posOffset>220345</wp:posOffset>
                </wp:positionV>
                <wp:extent cx="372110" cy="965200"/>
                <wp:effectExtent l="0" t="0" r="0" b="0"/>
                <wp:wrapTopAndBottom/>
                <wp:docPr id="1287376301" name="docshape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72110" cy="965200"/>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098871" w14:textId="77777777" w:rsidR="00D25E69" w:rsidRDefault="00D25E69">
                            <w:pPr>
                              <w:pStyle w:val="BodyText"/>
                              <w:rPr>
                                <w:color w:val="000000"/>
                                <w:sz w:val="32"/>
                              </w:rPr>
                            </w:pPr>
                          </w:p>
                          <w:p w14:paraId="06C40510" w14:textId="77777777" w:rsidR="00D25E69" w:rsidRDefault="00D25E69">
                            <w:pPr>
                              <w:pStyle w:val="BodyText"/>
                              <w:spacing w:before="1"/>
                              <w:rPr>
                                <w:color w:val="000000"/>
                                <w:sz w:val="25"/>
                              </w:rPr>
                            </w:pPr>
                          </w:p>
                          <w:p w14:paraId="2902D828" w14:textId="77777777" w:rsidR="00D25E69" w:rsidRDefault="004E78E4">
                            <w:pPr>
                              <w:ind w:left="166"/>
                              <w:rPr>
                                <w:color w:val="000000"/>
                                <w:sz w:val="29"/>
                              </w:rPr>
                            </w:pPr>
                            <w:r>
                              <w:rPr>
                                <w:color w:val="FFFFFF"/>
                                <w:w w:val="106"/>
                                <w:sz w:val="29"/>
                              </w:rPr>
                              <w:t>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533EC2" id="docshape49" o:spid="_x0000_s1040" type="#_x0000_t202" style="position:absolute;margin-left:0;margin-top:17.35pt;width:29.3pt;height:76pt;z-index:-15718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" fillcolor="gray" stroked="f">
                <v:path arrowok="t"/>
                <v:textbox inset="0,0,0,0">
                  <w:txbxContent>
                    <w:p w14:paraId="16098871" w14:textId="77777777" w:rsidR="00D25E69" w:rsidRDefault="00D25E69">
                      <w:pPr>
                        <w:pStyle w:val="BodyText"/>
                        <w:rPr>
                          <w:color w:val="000000"/>
                          <w:sz w:val="32"/>
                        </w:rPr>
                      </w:pPr>
                    </w:p>
                    <w:p w14:paraId="06C40510" w14:textId="77777777" w:rsidR="00D25E69" w:rsidRDefault="00D25E69">
                      <w:pPr>
                        <w:pStyle w:val="BodyText"/>
                        <w:spacing w:before="1"/>
                        <w:rPr>
                          <w:color w:val="000000"/>
                          <w:sz w:val="25"/>
                        </w:rPr>
                      </w:pPr>
                    </w:p>
                    <w:p w14:paraId="2902D828" w14:textId="77777777" w:rsidR="00D25E69" w:rsidRDefault="004E78E4">
                      <w:pPr>
                        <w:ind w:left="166"/>
                        <w:rPr>
                          <w:color w:val="000000"/>
                          <w:sz w:val="29"/>
                        </w:rPr>
                      </w:pPr>
                      <w:r>
                        <w:rPr>
                          <w:color w:val="FFFFFF"/>
                          <w:w w:val="106"/>
                          <w:sz w:val="29"/>
                        </w:rPr>
                        <w:t>6</w:t>
                      </w:r>
                    </w:p>
                  </w:txbxContent>
                </v:textbox>
                <w10:wrap type="topAndBottom" anchorx="page"/>
              </v:shape>
            </w:pict>
          </mc:Fallback>
        </mc:AlternateContent>
      </w:r>
    </w:p>
    <w:p w14:paraId="20E4DD6B" w14:textId="77777777" w:rsidR="00D25E69" w:rsidRPr="00D67176" w:rsidRDefault="00D25E69">
      <w:pPr>
        <w:rPr>
          <w:sz w:val="28"/>
          <w:lang w:val="nl-NL"/>
        </w:rPr>
        <w:sectPr w:rsidR="00D25E69" w:rsidRPr="00D67176">
          <w:pgSz w:w="10320" w:h="14580"/>
          <w:pgMar w:top="1140" w:right="0" w:bottom="900" w:left="0" w:header="807" w:footer="714" w:gutter="0"/>
          <w:cols w:space="720"/>
        </w:sectPr>
      </w:pPr>
    </w:p>
    <w:p w14:paraId="070F22B9" w14:textId="77777777" w:rsidR="00D25E69" w:rsidRPr="00D67176" w:rsidRDefault="00D25E69">
      <w:pPr>
        <w:pStyle w:val="BodyText"/>
        <w:spacing w:before="5"/>
        <w:rPr>
          <w:sz w:val="17"/>
          <w:lang w:val="nl-NL"/>
        </w:rPr>
      </w:pPr>
    </w:p>
    <w:p w14:paraId="6AB3C64E" w14:textId="77777777" w:rsidR="00D25E69" w:rsidRDefault="004E78E4">
      <w:pPr>
        <w:spacing w:before="91"/>
        <w:ind w:left="1213"/>
        <w:rPr>
          <w:b/>
          <w:sz w:val="30"/>
        </w:rPr>
      </w:pPr>
      <w:r>
        <w:rPr>
          <w:b/>
          <w:color w:val="111111"/>
          <w:spacing w:val="-2"/>
          <w:sz w:val="30"/>
        </w:rPr>
        <w:t>References</w:t>
      </w:r>
    </w:p>
    <w:p w14:paraId="0DCB99E5" w14:textId="77777777" w:rsidR="00D25E69" w:rsidRDefault="00D25E69">
      <w:pPr>
        <w:pStyle w:val="BodyText"/>
        <w:rPr>
          <w:b/>
          <w:sz w:val="20"/>
        </w:rPr>
      </w:pPr>
    </w:p>
    <w:p w14:paraId="56DBADD2" w14:textId="77777777" w:rsidR="00D25E69" w:rsidRDefault="00D25E69">
      <w:pPr>
        <w:rPr>
          <w:sz w:val="20"/>
        </w:rPr>
        <w:sectPr w:rsidR="00D25E69">
          <w:pgSz w:w="10320" w:h="14580"/>
          <w:pgMar w:top="1140" w:right="0" w:bottom="900" w:left="0" w:header="816" w:footer="705" w:gutter="0"/>
          <w:cols w:space="720"/>
        </w:sectPr>
      </w:pPr>
    </w:p>
    <w:p w14:paraId="44A84401" w14:textId="77777777" w:rsidR="00D25E69" w:rsidRDefault="00D25E69">
      <w:pPr>
        <w:pStyle w:val="BodyText"/>
        <w:rPr>
          <w:b/>
          <w:sz w:val="14"/>
        </w:rPr>
      </w:pPr>
    </w:p>
    <w:p w14:paraId="0645B7BA" w14:textId="77777777" w:rsidR="00D25E69" w:rsidRDefault="004E78E4">
      <w:pPr>
        <w:pStyle w:val="ListParagraph"/>
        <w:numPr>
          <w:ilvl w:val="0"/>
          <w:numId w:val="4"/>
        </w:numPr>
        <w:tabs>
          <w:tab w:val="left" w:pos="1538"/>
        </w:tabs>
        <w:spacing w:before="120" w:line="487" w:lineRule="auto"/>
        <w:ind w:hanging="249"/>
        <w:jc w:val="both"/>
        <w:rPr>
          <w:sz w:val="12"/>
        </w:rPr>
      </w:pPr>
      <w:r w:rsidRPr="00D67176">
        <w:rPr>
          <w:color w:val="111111"/>
          <w:w w:val="105"/>
          <w:sz w:val="12"/>
          <w:lang w:val="nl-NL"/>
        </w:rPr>
        <w:t xml:space="preserve">Carla </w:t>
      </w:r>
      <w:r w:rsidRPr="00D67176">
        <w:rPr>
          <w:color w:val="2B2B2B"/>
          <w:w w:val="105"/>
          <w:sz w:val="12"/>
          <w:lang w:val="nl-NL"/>
        </w:rPr>
        <w:t xml:space="preserve">Wolf, </w:t>
      </w:r>
      <w:r w:rsidRPr="00D67176">
        <w:rPr>
          <w:color w:val="111111"/>
          <w:w w:val="105"/>
          <w:sz w:val="12"/>
          <w:lang w:val="nl-NL"/>
        </w:rPr>
        <w:t xml:space="preserve">Sebastian </w:t>
      </w:r>
      <w:proofErr w:type="spellStart"/>
      <w:r w:rsidRPr="00D67176">
        <w:rPr>
          <w:color w:val="111111"/>
          <w:w w:val="105"/>
          <w:sz w:val="12"/>
          <w:lang w:val="nl-NL"/>
        </w:rPr>
        <w:t>Koppert</w:t>
      </w:r>
      <w:proofErr w:type="spellEnd"/>
      <w:r w:rsidRPr="00D67176">
        <w:rPr>
          <w:color w:val="111111"/>
          <w:w w:val="105"/>
          <w:sz w:val="12"/>
          <w:lang w:val="nl-NL"/>
        </w:rPr>
        <w:t xml:space="preserve">, Noemi </w:t>
      </w:r>
      <w:proofErr w:type="spellStart"/>
      <w:r w:rsidRPr="00D67176">
        <w:rPr>
          <w:color w:val="111111"/>
          <w:w w:val="105"/>
          <w:sz w:val="12"/>
          <w:lang w:val="nl-NL"/>
        </w:rPr>
        <w:t>Becza</w:t>
      </w:r>
      <w:proofErr w:type="spellEnd"/>
      <w:r w:rsidRPr="00D67176">
        <w:rPr>
          <w:color w:val="111111"/>
          <w:w w:val="105"/>
          <w:sz w:val="12"/>
          <w:lang w:val="nl-NL"/>
        </w:rPr>
        <w:t>, et al.</w:t>
      </w:r>
      <w:r w:rsidRPr="00D67176">
        <w:rPr>
          <w:color w:val="111111"/>
          <w:spacing w:val="32"/>
          <w:w w:val="105"/>
          <w:sz w:val="12"/>
          <w:lang w:val="nl-NL"/>
        </w:rPr>
        <w:t xml:space="preserve"> </w:t>
      </w:r>
      <w:r>
        <w:rPr>
          <w:color w:val="111111"/>
          <w:w w:val="105"/>
          <w:sz w:val="12"/>
        </w:rPr>
        <w:t>Antibody</w:t>
      </w:r>
      <w:r>
        <w:rPr>
          <w:color w:val="111111"/>
          <w:spacing w:val="40"/>
          <w:w w:val="105"/>
          <w:sz w:val="12"/>
        </w:rPr>
        <w:t xml:space="preserve"> </w:t>
      </w:r>
      <w:r>
        <w:rPr>
          <w:color w:val="111111"/>
          <w:w w:val="105"/>
          <w:sz w:val="12"/>
        </w:rPr>
        <w:t>levels poorly reflect on the frequency of memory b cells gen­</w:t>
      </w:r>
      <w:r>
        <w:rPr>
          <w:color w:val="111111"/>
          <w:spacing w:val="40"/>
          <w:w w:val="105"/>
          <w:sz w:val="12"/>
        </w:rPr>
        <w:t xml:space="preserve"> </w:t>
      </w:r>
      <w:proofErr w:type="spellStart"/>
      <w:r>
        <w:rPr>
          <w:color w:val="111111"/>
          <w:w w:val="105"/>
          <w:sz w:val="12"/>
        </w:rPr>
        <w:t>erated</w:t>
      </w:r>
      <w:proofErr w:type="spellEnd"/>
      <w:r>
        <w:rPr>
          <w:color w:val="111111"/>
          <w:w w:val="105"/>
          <w:sz w:val="12"/>
        </w:rPr>
        <w:t xml:space="preserve"> following sars-cov-2</w:t>
      </w:r>
      <w:r>
        <w:rPr>
          <w:color w:val="464646"/>
          <w:w w:val="105"/>
          <w:sz w:val="12"/>
        </w:rPr>
        <w:t xml:space="preserve">, </w:t>
      </w:r>
      <w:r>
        <w:rPr>
          <w:color w:val="111111"/>
          <w:w w:val="105"/>
          <w:sz w:val="12"/>
        </w:rPr>
        <w:t xml:space="preserve">seasonal influenza, or </w:t>
      </w:r>
      <w:proofErr w:type="spellStart"/>
      <w:r>
        <w:rPr>
          <w:color w:val="111111"/>
          <w:w w:val="105"/>
          <w:sz w:val="12"/>
        </w:rPr>
        <w:t>ebv</w:t>
      </w:r>
      <w:proofErr w:type="spellEnd"/>
      <w:r>
        <w:rPr>
          <w:color w:val="111111"/>
          <w:w w:val="105"/>
          <w:sz w:val="12"/>
        </w:rPr>
        <w:t xml:space="preserve"> </w:t>
      </w:r>
      <w:proofErr w:type="spellStart"/>
      <w:r>
        <w:rPr>
          <w:color w:val="111111"/>
          <w:w w:val="105"/>
          <w:sz w:val="12"/>
        </w:rPr>
        <w:t>infec</w:t>
      </w:r>
      <w:proofErr w:type="spellEnd"/>
      <w:r>
        <w:rPr>
          <w:color w:val="111111"/>
          <w:w w:val="105"/>
          <w:sz w:val="12"/>
        </w:rPr>
        <w:t>­</w:t>
      </w:r>
      <w:r>
        <w:rPr>
          <w:color w:val="111111"/>
          <w:spacing w:val="40"/>
          <w:w w:val="105"/>
          <w:sz w:val="12"/>
        </w:rPr>
        <w:t xml:space="preserve"> </w:t>
      </w:r>
      <w:proofErr w:type="spellStart"/>
      <w:r>
        <w:rPr>
          <w:color w:val="111111"/>
          <w:w w:val="105"/>
          <w:sz w:val="12"/>
        </w:rPr>
        <w:t>tion</w:t>
      </w:r>
      <w:proofErr w:type="spellEnd"/>
      <w:r>
        <w:rPr>
          <w:color w:val="111111"/>
          <w:w w:val="105"/>
          <w:sz w:val="12"/>
        </w:rPr>
        <w:t>.</w:t>
      </w:r>
      <w:r>
        <w:rPr>
          <w:color w:val="111111"/>
          <w:spacing w:val="71"/>
          <w:w w:val="105"/>
          <w:sz w:val="12"/>
        </w:rPr>
        <w:t xml:space="preserve"> </w:t>
      </w:r>
      <w:r>
        <w:rPr>
          <w:i/>
          <w:color w:val="111111"/>
          <w:w w:val="105"/>
          <w:sz w:val="13"/>
        </w:rPr>
        <w:t>Cells,</w:t>
      </w:r>
      <w:r>
        <w:rPr>
          <w:i/>
          <w:color w:val="111111"/>
          <w:spacing w:val="16"/>
          <w:w w:val="105"/>
          <w:sz w:val="13"/>
        </w:rPr>
        <w:t xml:space="preserve"> </w:t>
      </w:r>
      <w:r>
        <w:rPr>
          <w:color w:val="111111"/>
          <w:w w:val="105"/>
          <w:sz w:val="12"/>
        </w:rPr>
        <w:t>11(22),</w:t>
      </w:r>
      <w:r>
        <w:rPr>
          <w:color w:val="111111"/>
          <w:spacing w:val="26"/>
          <w:w w:val="105"/>
          <w:sz w:val="12"/>
        </w:rPr>
        <w:t xml:space="preserve"> </w:t>
      </w:r>
      <w:r>
        <w:rPr>
          <w:color w:val="111111"/>
          <w:w w:val="105"/>
          <w:sz w:val="12"/>
        </w:rPr>
        <w:t>2022.</w:t>
      </w:r>
      <w:r>
        <w:rPr>
          <w:color w:val="111111"/>
          <w:spacing w:val="40"/>
          <w:w w:val="105"/>
          <w:sz w:val="12"/>
        </w:rPr>
        <w:t xml:space="preserve"> </w:t>
      </w:r>
      <w:r>
        <w:rPr>
          <w:color w:val="111111"/>
          <w:w w:val="105"/>
          <w:sz w:val="12"/>
        </w:rPr>
        <w:t>ISSN</w:t>
      </w:r>
      <w:r>
        <w:rPr>
          <w:color w:val="111111"/>
          <w:spacing w:val="17"/>
          <w:w w:val="105"/>
          <w:sz w:val="12"/>
        </w:rPr>
        <w:t xml:space="preserve"> </w:t>
      </w:r>
      <w:r>
        <w:rPr>
          <w:color w:val="111111"/>
          <w:w w:val="105"/>
          <w:sz w:val="12"/>
        </w:rPr>
        <w:t>2073-4409.</w:t>
      </w:r>
      <w:r>
        <w:rPr>
          <w:color w:val="111111"/>
          <w:spacing w:val="75"/>
          <w:w w:val="105"/>
          <w:sz w:val="12"/>
        </w:rPr>
        <w:t xml:space="preserve"> </w:t>
      </w:r>
      <w:proofErr w:type="spellStart"/>
      <w:r>
        <w:rPr>
          <w:color w:val="111111"/>
          <w:w w:val="105"/>
          <w:sz w:val="12"/>
        </w:rPr>
        <w:t>doi</w:t>
      </w:r>
      <w:proofErr w:type="spellEnd"/>
      <w:r>
        <w:rPr>
          <w:color w:val="111111"/>
          <w:w w:val="105"/>
          <w:sz w:val="12"/>
        </w:rPr>
        <w:t>:</w:t>
      </w:r>
      <w:r>
        <w:rPr>
          <w:color w:val="111111"/>
          <w:spacing w:val="40"/>
          <w:w w:val="105"/>
          <w:sz w:val="12"/>
        </w:rPr>
        <w:t xml:space="preserve"> </w:t>
      </w:r>
      <w:r>
        <w:rPr>
          <w:color w:val="111111"/>
          <w:w w:val="105"/>
          <w:sz w:val="12"/>
        </w:rPr>
        <w:t>10.3390/</w:t>
      </w:r>
    </w:p>
    <w:p w14:paraId="3BA61A7C" w14:textId="77777777" w:rsidR="00D25E69" w:rsidRDefault="004E78E4">
      <w:pPr>
        <w:spacing w:line="133" w:lineRule="exact"/>
        <w:ind w:left="1533"/>
        <w:rPr>
          <w:sz w:val="12"/>
        </w:rPr>
      </w:pPr>
      <w:r>
        <w:rPr>
          <w:color w:val="111111"/>
          <w:spacing w:val="-2"/>
          <w:w w:val="105"/>
          <w:sz w:val="12"/>
        </w:rPr>
        <w:t>cells11223662.</w:t>
      </w:r>
    </w:p>
    <w:p w14:paraId="6E52DE90" w14:textId="77777777" w:rsidR="00D25E69" w:rsidRDefault="00D25E69">
      <w:pPr>
        <w:pStyle w:val="BodyText"/>
        <w:spacing w:before="7"/>
        <w:rPr>
          <w:sz w:val="12"/>
        </w:rPr>
      </w:pPr>
    </w:p>
    <w:p w14:paraId="7C311A24" w14:textId="77777777" w:rsidR="00D25E69" w:rsidRDefault="004E78E4">
      <w:pPr>
        <w:pStyle w:val="ListParagraph"/>
        <w:numPr>
          <w:ilvl w:val="0"/>
          <w:numId w:val="4"/>
        </w:numPr>
        <w:tabs>
          <w:tab w:val="left" w:pos="1535"/>
        </w:tabs>
        <w:spacing w:before="1" w:line="470" w:lineRule="auto"/>
        <w:ind w:left="1537" w:right="2"/>
        <w:jc w:val="both"/>
        <w:rPr>
          <w:sz w:val="12"/>
        </w:rPr>
      </w:pPr>
      <w:r>
        <w:rPr>
          <w:color w:val="111111"/>
          <w:w w:val="105"/>
          <w:sz w:val="12"/>
        </w:rPr>
        <w:t>Matthew</w:t>
      </w:r>
      <w:r>
        <w:rPr>
          <w:color w:val="111111"/>
          <w:spacing w:val="-5"/>
          <w:w w:val="105"/>
          <w:sz w:val="12"/>
        </w:rPr>
        <w:t xml:space="preserve"> </w:t>
      </w:r>
      <w:r>
        <w:rPr>
          <w:color w:val="111111"/>
          <w:w w:val="105"/>
          <w:sz w:val="12"/>
        </w:rPr>
        <w:t>I</w:t>
      </w:r>
      <w:r>
        <w:rPr>
          <w:color w:val="111111"/>
          <w:spacing w:val="-6"/>
          <w:w w:val="105"/>
          <w:sz w:val="12"/>
        </w:rPr>
        <w:t xml:space="preserve"> </w:t>
      </w:r>
      <w:r>
        <w:rPr>
          <w:color w:val="111111"/>
          <w:w w:val="105"/>
          <w:sz w:val="12"/>
        </w:rPr>
        <w:t>J</w:t>
      </w:r>
      <w:r>
        <w:rPr>
          <w:color w:val="111111"/>
          <w:spacing w:val="-9"/>
          <w:w w:val="105"/>
          <w:sz w:val="12"/>
        </w:rPr>
        <w:t xml:space="preserve"> </w:t>
      </w:r>
      <w:proofErr w:type="spellStart"/>
      <w:r>
        <w:rPr>
          <w:color w:val="111111"/>
          <w:w w:val="105"/>
          <w:sz w:val="12"/>
        </w:rPr>
        <w:t>Raybould</w:t>
      </w:r>
      <w:proofErr w:type="spellEnd"/>
      <w:r>
        <w:rPr>
          <w:color w:val="111111"/>
          <w:w w:val="105"/>
          <w:sz w:val="12"/>
        </w:rPr>
        <w:t>, Claire</w:t>
      </w:r>
      <w:r>
        <w:rPr>
          <w:color w:val="111111"/>
          <w:spacing w:val="-6"/>
          <w:w w:val="105"/>
          <w:sz w:val="12"/>
        </w:rPr>
        <w:t xml:space="preserve"> </w:t>
      </w:r>
      <w:r>
        <w:rPr>
          <w:color w:val="2B2B2B"/>
          <w:w w:val="105"/>
          <w:sz w:val="12"/>
        </w:rPr>
        <w:t>Marks,</w:t>
      </w:r>
      <w:r>
        <w:rPr>
          <w:color w:val="2B2B2B"/>
          <w:spacing w:val="-4"/>
          <w:w w:val="105"/>
          <w:sz w:val="12"/>
        </w:rPr>
        <w:t xml:space="preserve"> </w:t>
      </w:r>
      <w:r>
        <w:rPr>
          <w:color w:val="2B2B2B"/>
          <w:w w:val="105"/>
          <w:sz w:val="12"/>
        </w:rPr>
        <w:t>Alan</w:t>
      </w:r>
      <w:r>
        <w:rPr>
          <w:color w:val="2B2B2B"/>
          <w:spacing w:val="-7"/>
          <w:w w:val="105"/>
          <w:sz w:val="12"/>
        </w:rPr>
        <w:t xml:space="preserve"> </w:t>
      </w:r>
      <w:r>
        <w:rPr>
          <w:color w:val="111111"/>
          <w:w w:val="105"/>
          <w:sz w:val="12"/>
        </w:rPr>
        <w:t>P</w:t>
      </w:r>
      <w:r>
        <w:rPr>
          <w:color w:val="111111"/>
          <w:spacing w:val="-7"/>
          <w:w w:val="105"/>
          <w:sz w:val="12"/>
        </w:rPr>
        <w:t xml:space="preserve"> </w:t>
      </w:r>
      <w:r>
        <w:rPr>
          <w:color w:val="111111"/>
          <w:w w:val="105"/>
          <w:sz w:val="12"/>
        </w:rPr>
        <w:t>Lewis,</w:t>
      </w:r>
      <w:r>
        <w:rPr>
          <w:color w:val="111111"/>
          <w:spacing w:val="-3"/>
          <w:w w:val="105"/>
          <w:sz w:val="12"/>
        </w:rPr>
        <w:t xml:space="preserve"> </w:t>
      </w:r>
      <w:r>
        <w:rPr>
          <w:color w:val="111111"/>
          <w:w w:val="105"/>
          <w:sz w:val="12"/>
        </w:rPr>
        <w:t>et</w:t>
      </w:r>
      <w:r>
        <w:rPr>
          <w:color w:val="111111"/>
          <w:spacing w:val="-6"/>
          <w:w w:val="105"/>
          <w:sz w:val="12"/>
        </w:rPr>
        <w:t xml:space="preserve"> </w:t>
      </w:r>
      <w:r>
        <w:rPr>
          <w:color w:val="111111"/>
          <w:w w:val="105"/>
          <w:sz w:val="12"/>
        </w:rPr>
        <w:t>al.</w:t>
      </w:r>
      <w:r>
        <w:rPr>
          <w:color w:val="111111"/>
          <w:spacing w:val="-4"/>
          <w:w w:val="105"/>
          <w:sz w:val="12"/>
        </w:rPr>
        <w:t xml:space="preserve"> </w:t>
      </w:r>
      <w:r>
        <w:rPr>
          <w:color w:val="111111"/>
          <w:w w:val="105"/>
          <w:sz w:val="12"/>
        </w:rPr>
        <w:t>Thera­</w:t>
      </w:r>
      <w:r>
        <w:rPr>
          <w:color w:val="111111"/>
          <w:spacing w:val="40"/>
          <w:w w:val="105"/>
          <w:sz w:val="12"/>
        </w:rPr>
        <w:t xml:space="preserve"> </w:t>
      </w:r>
      <w:proofErr w:type="spellStart"/>
      <w:r>
        <w:rPr>
          <w:color w:val="111111"/>
          <w:w w:val="105"/>
          <w:sz w:val="12"/>
        </w:rPr>
        <w:t>sabdab</w:t>
      </w:r>
      <w:proofErr w:type="spellEnd"/>
      <w:r>
        <w:rPr>
          <w:color w:val="111111"/>
          <w:w w:val="105"/>
          <w:sz w:val="12"/>
        </w:rPr>
        <w:t>: the</w:t>
      </w:r>
      <w:r>
        <w:rPr>
          <w:color w:val="111111"/>
          <w:spacing w:val="-2"/>
          <w:w w:val="105"/>
          <w:sz w:val="12"/>
        </w:rPr>
        <w:t xml:space="preserve"> </w:t>
      </w:r>
      <w:r>
        <w:rPr>
          <w:color w:val="111111"/>
          <w:w w:val="105"/>
          <w:sz w:val="12"/>
        </w:rPr>
        <w:t xml:space="preserve">therapeutic structural antibody database. </w:t>
      </w:r>
      <w:r>
        <w:rPr>
          <w:i/>
          <w:color w:val="111111"/>
          <w:w w:val="105"/>
          <w:sz w:val="13"/>
        </w:rPr>
        <w:t>Nucleic</w:t>
      </w:r>
      <w:r>
        <w:rPr>
          <w:i/>
          <w:color w:val="111111"/>
          <w:spacing w:val="40"/>
          <w:w w:val="105"/>
          <w:sz w:val="13"/>
        </w:rPr>
        <w:t xml:space="preserve"> </w:t>
      </w:r>
      <w:r>
        <w:rPr>
          <w:i/>
          <w:color w:val="111111"/>
          <w:w w:val="105"/>
          <w:sz w:val="13"/>
        </w:rPr>
        <w:t xml:space="preserve">acids research, </w:t>
      </w:r>
      <w:r>
        <w:rPr>
          <w:color w:val="111111"/>
          <w:w w:val="105"/>
          <w:sz w:val="12"/>
        </w:rPr>
        <w:t>48(1):383-388, 2020.</w:t>
      </w:r>
      <w:r>
        <w:rPr>
          <w:color w:val="111111"/>
          <w:spacing w:val="37"/>
          <w:w w:val="105"/>
          <w:sz w:val="12"/>
        </w:rPr>
        <w:t xml:space="preserve"> </w:t>
      </w:r>
      <w:r>
        <w:rPr>
          <w:color w:val="111111"/>
          <w:w w:val="105"/>
          <w:sz w:val="12"/>
        </w:rPr>
        <w:t>ISSN 1362-4962.</w:t>
      </w:r>
      <w:r>
        <w:rPr>
          <w:color w:val="111111"/>
          <w:spacing w:val="40"/>
          <w:w w:val="105"/>
          <w:sz w:val="12"/>
        </w:rPr>
        <w:t xml:space="preserve"> </w:t>
      </w:r>
      <w:proofErr w:type="spellStart"/>
      <w:r>
        <w:rPr>
          <w:color w:val="111111"/>
          <w:w w:val="105"/>
          <w:sz w:val="12"/>
        </w:rPr>
        <w:t>doi</w:t>
      </w:r>
      <w:proofErr w:type="spellEnd"/>
      <w:r>
        <w:rPr>
          <w:color w:val="111111"/>
          <w:w w:val="105"/>
          <w:sz w:val="12"/>
        </w:rPr>
        <w:t>:</w:t>
      </w:r>
      <w:r>
        <w:rPr>
          <w:color w:val="111111"/>
          <w:spacing w:val="40"/>
          <w:w w:val="105"/>
          <w:sz w:val="12"/>
        </w:rPr>
        <w:t xml:space="preserve"> </w:t>
      </w:r>
      <w:r>
        <w:rPr>
          <w:color w:val="111111"/>
          <w:spacing w:val="-2"/>
          <w:w w:val="105"/>
          <w:sz w:val="12"/>
        </w:rPr>
        <w:t>10.1093/</w:t>
      </w:r>
      <w:proofErr w:type="spellStart"/>
      <w:r>
        <w:rPr>
          <w:color w:val="111111"/>
          <w:spacing w:val="-2"/>
          <w:w w:val="105"/>
          <w:sz w:val="12"/>
        </w:rPr>
        <w:t>nar</w:t>
      </w:r>
      <w:proofErr w:type="spellEnd"/>
      <w:r>
        <w:rPr>
          <w:color w:val="111111"/>
          <w:spacing w:val="-2"/>
          <w:w w:val="105"/>
          <w:sz w:val="12"/>
        </w:rPr>
        <w:t>/gkz827.</w:t>
      </w:r>
    </w:p>
    <w:p w14:paraId="02C4E393" w14:textId="77777777" w:rsidR="00D25E69" w:rsidRDefault="004E78E4">
      <w:pPr>
        <w:pStyle w:val="ListParagraph"/>
        <w:numPr>
          <w:ilvl w:val="0"/>
          <w:numId w:val="4"/>
        </w:numPr>
        <w:tabs>
          <w:tab w:val="left" w:pos="1539"/>
        </w:tabs>
        <w:spacing w:before="12" w:line="472" w:lineRule="auto"/>
        <w:ind w:left="1535" w:hanging="251"/>
        <w:jc w:val="both"/>
        <w:rPr>
          <w:sz w:val="12"/>
        </w:rPr>
      </w:pPr>
      <w:r>
        <w:rPr>
          <w:color w:val="2B2B2B"/>
          <w:sz w:val="12"/>
        </w:rPr>
        <w:t xml:space="preserve">Asher </w:t>
      </w:r>
      <w:proofErr w:type="spellStart"/>
      <w:r>
        <w:rPr>
          <w:color w:val="111111"/>
          <w:sz w:val="12"/>
        </w:rPr>
        <w:t>Mullard</w:t>
      </w:r>
      <w:proofErr w:type="spellEnd"/>
      <w:r>
        <w:rPr>
          <w:color w:val="111111"/>
          <w:sz w:val="12"/>
        </w:rPr>
        <w:t xml:space="preserve">. </w:t>
      </w:r>
      <w:proofErr w:type="spellStart"/>
      <w:r>
        <w:rPr>
          <w:color w:val="111111"/>
          <w:sz w:val="12"/>
        </w:rPr>
        <w:t>Fda</w:t>
      </w:r>
      <w:proofErr w:type="spellEnd"/>
      <w:r>
        <w:rPr>
          <w:color w:val="111111"/>
          <w:sz w:val="12"/>
        </w:rPr>
        <w:t xml:space="preserve"> approves 100th monoclonal </w:t>
      </w:r>
      <w:r>
        <w:rPr>
          <w:color w:val="2B2B2B"/>
          <w:sz w:val="12"/>
        </w:rPr>
        <w:t xml:space="preserve">antibody </w:t>
      </w:r>
      <w:r>
        <w:rPr>
          <w:color w:val="111111"/>
          <w:sz w:val="12"/>
        </w:rPr>
        <w:t>prod­</w:t>
      </w:r>
      <w:r>
        <w:rPr>
          <w:color w:val="111111"/>
          <w:spacing w:val="40"/>
          <w:w w:val="110"/>
          <w:sz w:val="12"/>
        </w:rPr>
        <w:t xml:space="preserve"> </w:t>
      </w:r>
      <w:proofErr w:type="spellStart"/>
      <w:r>
        <w:rPr>
          <w:color w:val="111111"/>
          <w:w w:val="110"/>
          <w:sz w:val="12"/>
        </w:rPr>
        <w:t>uct</w:t>
      </w:r>
      <w:proofErr w:type="spellEnd"/>
      <w:r>
        <w:rPr>
          <w:color w:val="111111"/>
          <w:w w:val="110"/>
          <w:sz w:val="12"/>
        </w:rPr>
        <w:t>.</w:t>
      </w:r>
      <w:r>
        <w:rPr>
          <w:color w:val="111111"/>
          <w:spacing w:val="-10"/>
          <w:w w:val="110"/>
          <w:sz w:val="12"/>
        </w:rPr>
        <w:t xml:space="preserve"> </w:t>
      </w:r>
      <w:r>
        <w:rPr>
          <w:i/>
          <w:color w:val="111111"/>
          <w:w w:val="110"/>
          <w:sz w:val="13"/>
        </w:rPr>
        <w:t>Nature</w:t>
      </w:r>
      <w:r>
        <w:rPr>
          <w:i/>
          <w:color w:val="111111"/>
          <w:spacing w:val="-10"/>
          <w:w w:val="110"/>
          <w:sz w:val="13"/>
        </w:rPr>
        <w:t xml:space="preserve"> </w:t>
      </w:r>
      <w:r>
        <w:rPr>
          <w:i/>
          <w:color w:val="111111"/>
          <w:w w:val="110"/>
          <w:sz w:val="13"/>
        </w:rPr>
        <w:t>reviews.</w:t>
      </w:r>
      <w:r>
        <w:rPr>
          <w:i/>
          <w:color w:val="111111"/>
          <w:spacing w:val="-10"/>
          <w:w w:val="110"/>
          <w:sz w:val="13"/>
        </w:rPr>
        <w:t xml:space="preserve"> </w:t>
      </w:r>
      <w:r>
        <w:rPr>
          <w:i/>
          <w:color w:val="111111"/>
          <w:w w:val="110"/>
          <w:sz w:val="13"/>
        </w:rPr>
        <w:t>Drug</w:t>
      </w:r>
      <w:r>
        <w:rPr>
          <w:i/>
          <w:color w:val="111111"/>
          <w:spacing w:val="-9"/>
          <w:w w:val="110"/>
          <w:sz w:val="13"/>
        </w:rPr>
        <w:t xml:space="preserve"> </w:t>
      </w:r>
      <w:r>
        <w:rPr>
          <w:i/>
          <w:color w:val="111111"/>
          <w:w w:val="110"/>
          <w:sz w:val="13"/>
        </w:rPr>
        <w:t>discovery</w:t>
      </w:r>
      <w:r>
        <w:rPr>
          <w:i/>
          <w:color w:val="464646"/>
          <w:w w:val="110"/>
          <w:sz w:val="13"/>
        </w:rPr>
        <w:t>,</w:t>
      </w:r>
      <w:r>
        <w:rPr>
          <w:i/>
          <w:color w:val="464646"/>
          <w:spacing w:val="-10"/>
          <w:w w:val="110"/>
          <w:sz w:val="13"/>
        </w:rPr>
        <w:t xml:space="preserve"> </w:t>
      </w:r>
      <w:r>
        <w:rPr>
          <w:color w:val="111111"/>
          <w:w w:val="110"/>
          <w:sz w:val="12"/>
        </w:rPr>
        <w:t>20(7):491-495,</w:t>
      </w:r>
      <w:r>
        <w:rPr>
          <w:color w:val="111111"/>
          <w:spacing w:val="-10"/>
          <w:w w:val="110"/>
          <w:sz w:val="12"/>
        </w:rPr>
        <w:t xml:space="preserve"> </w:t>
      </w:r>
      <w:r>
        <w:rPr>
          <w:color w:val="111111"/>
          <w:w w:val="110"/>
          <w:sz w:val="12"/>
        </w:rPr>
        <w:t>2021.</w:t>
      </w:r>
      <w:r>
        <w:rPr>
          <w:color w:val="111111"/>
          <w:spacing w:val="40"/>
          <w:w w:val="110"/>
          <w:sz w:val="12"/>
        </w:rPr>
        <w:t xml:space="preserve"> </w:t>
      </w:r>
      <w:r>
        <w:rPr>
          <w:color w:val="111111"/>
          <w:w w:val="110"/>
          <w:sz w:val="12"/>
        </w:rPr>
        <w:t>ISSN</w:t>
      </w:r>
      <w:r>
        <w:rPr>
          <w:color w:val="111111"/>
          <w:spacing w:val="-2"/>
          <w:w w:val="110"/>
          <w:sz w:val="12"/>
        </w:rPr>
        <w:t xml:space="preserve"> </w:t>
      </w:r>
      <w:r>
        <w:rPr>
          <w:color w:val="111111"/>
          <w:w w:val="110"/>
          <w:sz w:val="12"/>
        </w:rPr>
        <w:t>1474-1784.</w:t>
      </w:r>
      <w:r>
        <w:rPr>
          <w:color w:val="111111"/>
          <w:spacing w:val="20"/>
          <w:w w:val="110"/>
          <w:sz w:val="12"/>
        </w:rPr>
        <w:t xml:space="preserve"> </w:t>
      </w:r>
      <w:proofErr w:type="spellStart"/>
      <w:r>
        <w:rPr>
          <w:color w:val="111111"/>
          <w:w w:val="110"/>
          <w:sz w:val="12"/>
        </w:rPr>
        <w:t>doi</w:t>
      </w:r>
      <w:proofErr w:type="spellEnd"/>
      <w:r>
        <w:rPr>
          <w:color w:val="111111"/>
          <w:w w:val="110"/>
          <w:sz w:val="12"/>
        </w:rPr>
        <w:t>: 10.1038ld41573-021-00079-7.</w:t>
      </w:r>
    </w:p>
    <w:p w14:paraId="565B21B1" w14:textId="77777777" w:rsidR="00D25E69" w:rsidRDefault="004E78E4">
      <w:pPr>
        <w:pStyle w:val="ListParagraph"/>
        <w:numPr>
          <w:ilvl w:val="0"/>
          <w:numId w:val="4"/>
        </w:numPr>
        <w:tabs>
          <w:tab w:val="left" w:pos="1534"/>
        </w:tabs>
        <w:spacing w:before="17" w:line="472" w:lineRule="auto"/>
        <w:ind w:left="1535" w:hanging="251"/>
        <w:jc w:val="both"/>
        <w:rPr>
          <w:sz w:val="12"/>
        </w:rPr>
      </w:pPr>
      <w:r>
        <w:rPr>
          <w:color w:val="111111"/>
          <w:w w:val="105"/>
          <w:sz w:val="12"/>
        </w:rPr>
        <w:t>Richard</w:t>
      </w:r>
      <w:r>
        <w:rPr>
          <w:color w:val="111111"/>
          <w:spacing w:val="-9"/>
          <w:w w:val="105"/>
          <w:sz w:val="12"/>
        </w:rPr>
        <w:t xml:space="preserve"> </w:t>
      </w:r>
      <w:r>
        <w:rPr>
          <w:color w:val="111111"/>
          <w:w w:val="105"/>
          <w:sz w:val="12"/>
        </w:rPr>
        <w:t>Simon. Genomic</w:t>
      </w:r>
      <w:r>
        <w:rPr>
          <w:color w:val="111111"/>
          <w:spacing w:val="-8"/>
          <w:w w:val="105"/>
          <w:sz w:val="12"/>
        </w:rPr>
        <w:t xml:space="preserve"> </w:t>
      </w:r>
      <w:r>
        <w:rPr>
          <w:color w:val="111111"/>
          <w:w w:val="105"/>
          <w:sz w:val="12"/>
        </w:rPr>
        <w:t>biomarkers</w:t>
      </w:r>
      <w:r>
        <w:rPr>
          <w:color w:val="111111"/>
          <w:spacing w:val="-2"/>
          <w:w w:val="105"/>
          <w:sz w:val="12"/>
        </w:rPr>
        <w:t xml:space="preserve"> </w:t>
      </w:r>
      <w:r>
        <w:rPr>
          <w:color w:val="111111"/>
          <w:w w:val="105"/>
          <w:sz w:val="12"/>
        </w:rPr>
        <w:t>in</w:t>
      </w:r>
      <w:r>
        <w:rPr>
          <w:color w:val="111111"/>
          <w:spacing w:val="-9"/>
          <w:w w:val="105"/>
          <w:sz w:val="12"/>
        </w:rPr>
        <w:t xml:space="preserve"> </w:t>
      </w:r>
      <w:r>
        <w:rPr>
          <w:color w:val="111111"/>
          <w:w w:val="105"/>
          <w:sz w:val="12"/>
        </w:rPr>
        <w:t>predictive medicine.</w:t>
      </w:r>
      <w:r>
        <w:rPr>
          <w:color w:val="111111"/>
          <w:spacing w:val="-5"/>
          <w:w w:val="105"/>
          <w:sz w:val="12"/>
        </w:rPr>
        <w:t xml:space="preserve"> </w:t>
      </w:r>
      <w:r>
        <w:rPr>
          <w:color w:val="111111"/>
          <w:w w:val="105"/>
          <w:sz w:val="12"/>
        </w:rPr>
        <w:t>an</w:t>
      </w:r>
      <w:r>
        <w:rPr>
          <w:color w:val="111111"/>
          <w:spacing w:val="40"/>
          <w:w w:val="105"/>
          <w:sz w:val="12"/>
        </w:rPr>
        <w:t xml:space="preserve"> </w:t>
      </w:r>
      <w:r>
        <w:rPr>
          <w:color w:val="111111"/>
          <w:w w:val="105"/>
          <w:sz w:val="12"/>
        </w:rPr>
        <w:t>interim</w:t>
      </w:r>
      <w:r>
        <w:rPr>
          <w:color w:val="111111"/>
          <w:spacing w:val="-6"/>
          <w:w w:val="105"/>
          <w:sz w:val="12"/>
        </w:rPr>
        <w:t xml:space="preserve"> </w:t>
      </w:r>
      <w:r>
        <w:rPr>
          <w:color w:val="111111"/>
          <w:w w:val="105"/>
          <w:sz w:val="12"/>
        </w:rPr>
        <w:t>analysis.</w:t>
      </w:r>
      <w:r>
        <w:rPr>
          <w:color w:val="111111"/>
          <w:spacing w:val="24"/>
          <w:w w:val="105"/>
          <w:sz w:val="12"/>
        </w:rPr>
        <w:t xml:space="preserve"> </w:t>
      </w:r>
      <w:r>
        <w:rPr>
          <w:i/>
          <w:color w:val="111111"/>
          <w:w w:val="105"/>
          <w:sz w:val="13"/>
        </w:rPr>
        <w:t>EMBO</w:t>
      </w:r>
      <w:r>
        <w:rPr>
          <w:i/>
          <w:color w:val="111111"/>
          <w:spacing w:val="-3"/>
          <w:w w:val="105"/>
          <w:sz w:val="13"/>
        </w:rPr>
        <w:t xml:space="preserve"> </w:t>
      </w:r>
      <w:r>
        <w:rPr>
          <w:i/>
          <w:color w:val="111111"/>
          <w:w w:val="105"/>
          <w:sz w:val="13"/>
        </w:rPr>
        <w:t>Molecular</w:t>
      </w:r>
      <w:r>
        <w:rPr>
          <w:i/>
          <w:color w:val="111111"/>
          <w:spacing w:val="-5"/>
          <w:w w:val="105"/>
          <w:sz w:val="13"/>
        </w:rPr>
        <w:t xml:space="preserve"> </w:t>
      </w:r>
      <w:r>
        <w:rPr>
          <w:i/>
          <w:color w:val="111111"/>
          <w:w w:val="105"/>
          <w:sz w:val="13"/>
        </w:rPr>
        <w:t>Medicine</w:t>
      </w:r>
      <w:r>
        <w:rPr>
          <w:i/>
          <w:color w:val="464646"/>
          <w:w w:val="105"/>
          <w:sz w:val="13"/>
        </w:rPr>
        <w:t>,</w:t>
      </w:r>
      <w:r>
        <w:rPr>
          <w:i/>
          <w:color w:val="464646"/>
          <w:spacing w:val="-10"/>
          <w:w w:val="105"/>
          <w:sz w:val="13"/>
        </w:rPr>
        <w:t xml:space="preserve"> </w:t>
      </w:r>
      <w:r>
        <w:rPr>
          <w:color w:val="111111"/>
          <w:w w:val="105"/>
          <w:sz w:val="12"/>
        </w:rPr>
        <w:t>3(8):429, 2011.</w:t>
      </w:r>
      <w:r>
        <w:rPr>
          <w:color w:val="111111"/>
          <w:spacing w:val="40"/>
          <w:w w:val="105"/>
          <w:sz w:val="12"/>
        </w:rPr>
        <w:t xml:space="preserve"> </w:t>
      </w:r>
      <w:r>
        <w:rPr>
          <w:color w:val="111111"/>
          <w:w w:val="105"/>
          <w:sz w:val="12"/>
        </w:rPr>
        <w:t>ISSN 17574676.</w:t>
      </w:r>
      <w:r>
        <w:rPr>
          <w:color w:val="111111"/>
          <w:spacing w:val="40"/>
          <w:w w:val="105"/>
          <w:sz w:val="12"/>
        </w:rPr>
        <w:t xml:space="preserve"> </w:t>
      </w:r>
      <w:proofErr w:type="spellStart"/>
      <w:r>
        <w:rPr>
          <w:color w:val="111111"/>
          <w:w w:val="105"/>
          <w:sz w:val="12"/>
        </w:rPr>
        <w:t>doi</w:t>
      </w:r>
      <w:proofErr w:type="spellEnd"/>
      <w:r>
        <w:rPr>
          <w:color w:val="111111"/>
          <w:w w:val="105"/>
          <w:sz w:val="12"/>
        </w:rPr>
        <w:t>: 10.1002/emmm.201100153.</w:t>
      </w:r>
    </w:p>
    <w:p w14:paraId="0128725A" w14:textId="77777777" w:rsidR="00D25E69" w:rsidRDefault="004E78E4">
      <w:pPr>
        <w:pStyle w:val="ListParagraph"/>
        <w:numPr>
          <w:ilvl w:val="0"/>
          <w:numId w:val="4"/>
        </w:numPr>
        <w:tabs>
          <w:tab w:val="left" w:pos="1535"/>
        </w:tabs>
        <w:spacing w:before="12" w:line="475" w:lineRule="auto"/>
        <w:ind w:left="1535" w:hanging="251"/>
        <w:jc w:val="both"/>
        <w:rPr>
          <w:sz w:val="12"/>
        </w:rPr>
      </w:pPr>
      <w:r>
        <w:rPr>
          <w:color w:val="111111"/>
          <w:w w:val="105"/>
          <w:sz w:val="12"/>
        </w:rPr>
        <w:t>Miao Cui</w:t>
      </w:r>
      <w:r>
        <w:rPr>
          <w:color w:val="464646"/>
          <w:w w:val="105"/>
          <w:sz w:val="12"/>
        </w:rPr>
        <w:t xml:space="preserve">, </w:t>
      </w:r>
      <w:r>
        <w:rPr>
          <w:color w:val="111111"/>
          <w:w w:val="105"/>
          <w:sz w:val="12"/>
        </w:rPr>
        <w:t xml:space="preserve">Chao Cheng, and </w:t>
      </w:r>
      <w:proofErr w:type="spellStart"/>
      <w:r>
        <w:rPr>
          <w:color w:val="111111"/>
          <w:w w:val="105"/>
          <w:sz w:val="12"/>
        </w:rPr>
        <w:t>Lanjing</w:t>
      </w:r>
      <w:proofErr w:type="spellEnd"/>
      <w:r>
        <w:rPr>
          <w:color w:val="111111"/>
          <w:w w:val="105"/>
          <w:sz w:val="12"/>
        </w:rPr>
        <w:t xml:space="preserve"> Zhang.</w:t>
      </w:r>
      <w:r>
        <w:rPr>
          <w:color w:val="111111"/>
          <w:spacing w:val="40"/>
          <w:w w:val="105"/>
          <w:sz w:val="12"/>
        </w:rPr>
        <w:t xml:space="preserve"> </w:t>
      </w:r>
      <w:r>
        <w:rPr>
          <w:color w:val="111111"/>
          <w:w w:val="105"/>
          <w:sz w:val="12"/>
        </w:rPr>
        <w:t>High-throughput</w:t>
      </w:r>
      <w:r>
        <w:rPr>
          <w:color w:val="111111"/>
          <w:spacing w:val="40"/>
          <w:w w:val="105"/>
          <w:sz w:val="12"/>
        </w:rPr>
        <w:t xml:space="preserve"> </w:t>
      </w:r>
      <w:r>
        <w:rPr>
          <w:color w:val="111111"/>
          <w:w w:val="105"/>
          <w:sz w:val="12"/>
        </w:rPr>
        <w:t>proteomics: a methodological</w:t>
      </w:r>
      <w:r>
        <w:rPr>
          <w:color w:val="111111"/>
          <w:spacing w:val="-3"/>
          <w:w w:val="105"/>
          <w:sz w:val="12"/>
        </w:rPr>
        <w:t xml:space="preserve"> </w:t>
      </w:r>
      <w:r>
        <w:rPr>
          <w:color w:val="111111"/>
          <w:w w:val="105"/>
          <w:sz w:val="12"/>
        </w:rPr>
        <w:t>mini-review.</w:t>
      </w:r>
      <w:r>
        <w:rPr>
          <w:color w:val="111111"/>
          <w:spacing w:val="31"/>
          <w:w w:val="105"/>
          <w:sz w:val="12"/>
        </w:rPr>
        <w:t xml:space="preserve"> </w:t>
      </w:r>
      <w:r>
        <w:rPr>
          <w:i/>
          <w:color w:val="111111"/>
          <w:w w:val="105"/>
          <w:sz w:val="13"/>
        </w:rPr>
        <w:t xml:space="preserve">Laboratory </w:t>
      </w:r>
      <w:proofErr w:type="spellStart"/>
      <w:r>
        <w:rPr>
          <w:i/>
          <w:color w:val="111111"/>
          <w:w w:val="105"/>
          <w:sz w:val="13"/>
        </w:rPr>
        <w:t>inves</w:t>
      </w:r>
      <w:proofErr w:type="spellEnd"/>
      <w:r>
        <w:rPr>
          <w:i/>
          <w:color w:val="111111"/>
          <w:w w:val="105"/>
          <w:sz w:val="13"/>
        </w:rPr>
        <w:t>­</w:t>
      </w:r>
      <w:r>
        <w:rPr>
          <w:i/>
          <w:color w:val="111111"/>
          <w:spacing w:val="40"/>
          <w:w w:val="105"/>
          <w:sz w:val="13"/>
        </w:rPr>
        <w:t xml:space="preserve"> </w:t>
      </w:r>
      <w:proofErr w:type="spellStart"/>
      <w:r>
        <w:rPr>
          <w:i/>
          <w:color w:val="111111"/>
          <w:w w:val="105"/>
          <w:sz w:val="13"/>
        </w:rPr>
        <w:t>tigation</w:t>
      </w:r>
      <w:proofErr w:type="spellEnd"/>
      <w:r>
        <w:rPr>
          <w:i/>
          <w:color w:val="464646"/>
          <w:w w:val="105"/>
          <w:sz w:val="13"/>
        </w:rPr>
        <w:t xml:space="preserve">; </w:t>
      </w:r>
      <w:r>
        <w:rPr>
          <w:color w:val="111111"/>
          <w:w w:val="105"/>
          <w:sz w:val="12"/>
        </w:rPr>
        <w:t>a</w:t>
      </w:r>
      <w:r>
        <w:rPr>
          <w:color w:val="111111"/>
          <w:spacing w:val="-6"/>
          <w:w w:val="105"/>
          <w:sz w:val="12"/>
        </w:rPr>
        <w:t xml:space="preserve"> </w:t>
      </w:r>
      <w:r>
        <w:rPr>
          <w:i/>
          <w:color w:val="111111"/>
          <w:w w:val="105"/>
          <w:sz w:val="13"/>
        </w:rPr>
        <w:t>journal</w:t>
      </w:r>
      <w:r>
        <w:rPr>
          <w:i/>
          <w:color w:val="111111"/>
          <w:spacing w:val="-2"/>
          <w:w w:val="105"/>
          <w:sz w:val="13"/>
        </w:rPr>
        <w:t xml:space="preserve"> </w:t>
      </w:r>
      <w:r>
        <w:rPr>
          <w:i/>
          <w:color w:val="111111"/>
          <w:w w:val="105"/>
          <w:sz w:val="13"/>
        </w:rPr>
        <w:t>of</w:t>
      </w:r>
      <w:r>
        <w:rPr>
          <w:i/>
          <w:color w:val="111111"/>
          <w:spacing w:val="-5"/>
          <w:w w:val="105"/>
          <w:sz w:val="13"/>
        </w:rPr>
        <w:t xml:space="preserve"> </w:t>
      </w:r>
      <w:r>
        <w:rPr>
          <w:i/>
          <w:color w:val="111111"/>
          <w:w w:val="105"/>
          <w:sz w:val="13"/>
        </w:rPr>
        <w:t>technical</w:t>
      </w:r>
      <w:r>
        <w:rPr>
          <w:i/>
          <w:color w:val="111111"/>
          <w:spacing w:val="-4"/>
          <w:w w:val="105"/>
          <w:sz w:val="13"/>
        </w:rPr>
        <w:t xml:space="preserve"> </w:t>
      </w:r>
      <w:r>
        <w:rPr>
          <w:i/>
          <w:color w:val="111111"/>
          <w:w w:val="105"/>
          <w:sz w:val="13"/>
        </w:rPr>
        <w:t>methods</w:t>
      </w:r>
      <w:r>
        <w:rPr>
          <w:i/>
          <w:color w:val="111111"/>
          <w:spacing w:val="-1"/>
          <w:w w:val="105"/>
          <w:sz w:val="13"/>
        </w:rPr>
        <w:t xml:space="preserve"> </w:t>
      </w:r>
      <w:r>
        <w:rPr>
          <w:i/>
          <w:color w:val="111111"/>
          <w:w w:val="105"/>
          <w:sz w:val="13"/>
        </w:rPr>
        <w:t>and</w:t>
      </w:r>
      <w:r>
        <w:rPr>
          <w:i/>
          <w:color w:val="111111"/>
          <w:spacing w:val="-4"/>
          <w:w w:val="105"/>
          <w:sz w:val="13"/>
        </w:rPr>
        <w:t xml:space="preserve"> </w:t>
      </w:r>
      <w:r>
        <w:rPr>
          <w:i/>
          <w:color w:val="111111"/>
          <w:w w:val="105"/>
          <w:sz w:val="13"/>
        </w:rPr>
        <w:t xml:space="preserve">pathology, </w:t>
      </w:r>
      <w:r>
        <w:rPr>
          <w:color w:val="111111"/>
          <w:w w:val="105"/>
          <w:sz w:val="12"/>
        </w:rPr>
        <w:t>102</w:t>
      </w:r>
      <w:r>
        <w:rPr>
          <w:color w:val="111111"/>
          <w:spacing w:val="40"/>
          <w:w w:val="105"/>
          <w:sz w:val="12"/>
        </w:rPr>
        <w:t xml:space="preserve"> </w:t>
      </w:r>
      <w:r>
        <w:rPr>
          <w:color w:val="111111"/>
          <w:w w:val="105"/>
          <w:sz w:val="12"/>
        </w:rPr>
        <w:t>(11):1170-1181, 2022.</w:t>
      </w:r>
      <w:r>
        <w:rPr>
          <w:color w:val="111111"/>
          <w:spacing w:val="40"/>
          <w:w w:val="105"/>
          <w:sz w:val="12"/>
        </w:rPr>
        <w:t xml:space="preserve"> </w:t>
      </w:r>
      <w:r>
        <w:rPr>
          <w:color w:val="111111"/>
          <w:w w:val="105"/>
          <w:sz w:val="12"/>
        </w:rPr>
        <w:t>ISSN 1530-0307.</w:t>
      </w:r>
      <w:r>
        <w:rPr>
          <w:color w:val="111111"/>
          <w:spacing w:val="40"/>
          <w:w w:val="105"/>
          <w:sz w:val="12"/>
        </w:rPr>
        <w:t xml:space="preserve"> </w:t>
      </w:r>
      <w:proofErr w:type="spellStart"/>
      <w:r>
        <w:rPr>
          <w:color w:val="111111"/>
          <w:w w:val="105"/>
          <w:sz w:val="12"/>
        </w:rPr>
        <w:t>doi</w:t>
      </w:r>
      <w:proofErr w:type="spellEnd"/>
      <w:r>
        <w:rPr>
          <w:color w:val="111111"/>
          <w:w w:val="105"/>
          <w:sz w:val="12"/>
        </w:rPr>
        <w:t>:</w:t>
      </w:r>
      <w:r>
        <w:rPr>
          <w:color w:val="111111"/>
          <w:spacing w:val="40"/>
          <w:w w:val="105"/>
          <w:sz w:val="12"/>
        </w:rPr>
        <w:t xml:space="preserve"> </w:t>
      </w:r>
      <w:r>
        <w:rPr>
          <w:color w:val="111111"/>
          <w:w w:val="105"/>
          <w:sz w:val="12"/>
        </w:rPr>
        <w:t>10.1038/</w:t>
      </w:r>
      <w:r>
        <w:rPr>
          <w:color w:val="111111"/>
          <w:spacing w:val="40"/>
          <w:w w:val="105"/>
          <w:sz w:val="12"/>
        </w:rPr>
        <w:t xml:space="preserve"> </w:t>
      </w:r>
      <w:r>
        <w:rPr>
          <w:color w:val="111111"/>
          <w:spacing w:val="-2"/>
          <w:w w:val="105"/>
          <w:sz w:val="12"/>
        </w:rPr>
        <w:t>s41374-022-00830-7.</w:t>
      </w:r>
    </w:p>
    <w:p w14:paraId="07B79228" w14:textId="77777777" w:rsidR="00D25E69" w:rsidRDefault="004E78E4">
      <w:pPr>
        <w:pStyle w:val="ListParagraph"/>
        <w:numPr>
          <w:ilvl w:val="0"/>
          <w:numId w:val="4"/>
        </w:numPr>
        <w:tabs>
          <w:tab w:val="left" w:pos="1539"/>
        </w:tabs>
        <w:spacing w:before="16"/>
        <w:ind w:left="1538" w:hanging="254"/>
        <w:rPr>
          <w:sz w:val="12"/>
        </w:rPr>
      </w:pPr>
      <w:r>
        <w:rPr>
          <w:color w:val="111111"/>
          <w:w w:val="105"/>
          <w:sz w:val="12"/>
        </w:rPr>
        <w:t>Adrian</w:t>
      </w:r>
      <w:r>
        <w:rPr>
          <w:color w:val="111111"/>
          <w:spacing w:val="24"/>
          <w:w w:val="105"/>
          <w:sz w:val="12"/>
        </w:rPr>
        <w:t xml:space="preserve"> </w:t>
      </w:r>
      <w:proofErr w:type="spellStart"/>
      <w:r>
        <w:rPr>
          <w:color w:val="111111"/>
          <w:w w:val="105"/>
          <w:sz w:val="12"/>
        </w:rPr>
        <w:t>Guthals</w:t>
      </w:r>
      <w:proofErr w:type="spellEnd"/>
      <w:r>
        <w:rPr>
          <w:color w:val="464646"/>
          <w:w w:val="105"/>
          <w:sz w:val="12"/>
        </w:rPr>
        <w:t>,</w:t>
      </w:r>
      <w:r>
        <w:rPr>
          <w:color w:val="464646"/>
          <w:spacing w:val="24"/>
          <w:w w:val="105"/>
          <w:sz w:val="12"/>
        </w:rPr>
        <w:t xml:space="preserve"> </w:t>
      </w:r>
      <w:proofErr w:type="spellStart"/>
      <w:r>
        <w:rPr>
          <w:color w:val="111111"/>
          <w:w w:val="105"/>
          <w:sz w:val="12"/>
        </w:rPr>
        <w:t>Yutian</w:t>
      </w:r>
      <w:proofErr w:type="spellEnd"/>
      <w:r>
        <w:rPr>
          <w:color w:val="111111"/>
          <w:spacing w:val="31"/>
          <w:w w:val="105"/>
          <w:sz w:val="12"/>
        </w:rPr>
        <w:t xml:space="preserve"> </w:t>
      </w:r>
      <w:r>
        <w:rPr>
          <w:color w:val="111111"/>
          <w:w w:val="105"/>
          <w:sz w:val="12"/>
        </w:rPr>
        <w:t>Gan</w:t>
      </w:r>
      <w:r>
        <w:rPr>
          <w:color w:val="464646"/>
          <w:w w:val="105"/>
          <w:sz w:val="12"/>
        </w:rPr>
        <w:t>,</w:t>
      </w:r>
      <w:r>
        <w:rPr>
          <w:color w:val="464646"/>
          <w:spacing w:val="26"/>
          <w:w w:val="105"/>
          <w:sz w:val="12"/>
        </w:rPr>
        <w:t xml:space="preserve"> </w:t>
      </w:r>
      <w:r>
        <w:rPr>
          <w:color w:val="111111"/>
          <w:w w:val="105"/>
          <w:sz w:val="12"/>
        </w:rPr>
        <w:t>Laura</w:t>
      </w:r>
      <w:r>
        <w:rPr>
          <w:color w:val="111111"/>
          <w:spacing w:val="26"/>
          <w:w w:val="105"/>
          <w:sz w:val="12"/>
        </w:rPr>
        <w:t xml:space="preserve"> </w:t>
      </w:r>
      <w:r>
        <w:rPr>
          <w:color w:val="111111"/>
          <w:w w:val="105"/>
          <w:sz w:val="12"/>
        </w:rPr>
        <w:t>Murray</w:t>
      </w:r>
      <w:r>
        <w:rPr>
          <w:color w:val="464646"/>
          <w:w w:val="105"/>
          <w:sz w:val="12"/>
        </w:rPr>
        <w:t>,</w:t>
      </w:r>
      <w:r>
        <w:rPr>
          <w:color w:val="464646"/>
          <w:spacing w:val="20"/>
          <w:w w:val="105"/>
          <w:sz w:val="12"/>
        </w:rPr>
        <w:t xml:space="preserve"> </w:t>
      </w:r>
      <w:r>
        <w:rPr>
          <w:color w:val="111111"/>
          <w:w w:val="105"/>
          <w:sz w:val="12"/>
        </w:rPr>
        <w:t>et</w:t>
      </w:r>
      <w:r>
        <w:rPr>
          <w:color w:val="111111"/>
          <w:spacing w:val="24"/>
          <w:w w:val="105"/>
          <w:sz w:val="12"/>
        </w:rPr>
        <w:t xml:space="preserve"> </w:t>
      </w:r>
      <w:r>
        <w:rPr>
          <w:color w:val="111111"/>
          <w:w w:val="105"/>
          <w:sz w:val="12"/>
        </w:rPr>
        <w:t>al.</w:t>
      </w:r>
      <w:r>
        <w:rPr>
          <w:color w:val="111111"/>
          <w:spacing w:val="74"/>
          <w:w w:val="150"/>
          <w:sz w:val="12"/>
        </w:rPr>
        <w:t xml:space="preserve"> </w:t>
      </w:r>
      <w:r>
        <w:rPr>
          <w:color w:val="111111"/>
          <w:w w:val="105"/>
          <w:sz w:val="12"/>
        </w:rPr>
        <w:t>De</w:t>
      </w:r>
      <w:r>
        <w:rPr>
          <w:color w:val="111111"/>
          <w:spacing w:val="18"/>
          <w:w w:val="105"/>
          <w:sz w:val="12"/>
        </w:rPr>
        <w:t xml:space="preserve"> </w:t>
      </w:r>
      <w:r>
        <w:rPr>
          <w:color w:val="111111"/>
          <w:spacing w:val="-4"/>
          <w:w w:val="105"/>
          <w:sz w:val="12"/>
        </w:rPr>
        <w:t>nova</w:t>
      </w:r>
    </w:p>
    <w:p w14:paraId="286EC97F" w14:textId="77777777" w:rsidR="00D25E69" w:rsidRDefault="004E78E4">
      <w:pPr>
        <w:rPr>
          <w:sz w:val="12"/>
        </w:rPr>
      </w:pPr>
      <w:r>
        <w:br w:type="column"/>
      </w:r>
    </w:p>
    <w:p w14:paraId="3D34DE9F" w14:textId="77777777" w:rsidR="00D25E69" w:rsidRDefault="00D25E69">
      <w:pPr>
        <w:pStyle w:val="BodyText"/>
        <w:spacing w:before="8"/>
        <w:rPr>
          <w:sz w:val="11"/>
        </w:rPr>
      </w:pPr>
    </w:p>
    <w:p w14:paraId="304D54EA" w14:textId="77777777" w:rsidR="00D25E69" w:rsidRDefault="004E78E4">
      <w:pPr>
        <w:pStyle w:val="ListParagraph"/>
        <w:numPr>
          <w:ilvl w:val="0"/>
          <w:numId w:val="3"/>
        </w:numPr>
        <w:tabs>
          <w:tab w:val="left" w:pos="491"/>
        </w:tabs>
        <w:spacing w:line="482" w:lineRule="auto"/>
        <w:ind w:right="1183" w:hanging="318"/>
        <w:jc w:val="both"/>
        <w:rPr>
          <w:sz w:val="12"/>
        </w:rPr>
      </w:pPr>
      <w:r>
        <w:rPr>
          <w:color w:val="111111"/>
          <w:w w:val="105"/>
          <w:sz w:val="12"/>
        </w:rPr>
        <w:t>Christine</w:t>
      </w:r>
      <w:r>
        <w:rPr>
          <w:color w:val="111111"/>
          <w:spacing w:val="-9"/>
          <w:w w:val="105"/>
          <w:sz w:val="12"/>
        </w:rPr>
        <w:t xml:space="preserve"> </w:t>
      </w:r>
      <w:r>
        <w:rPr>
          <w:color w:val="111111"/>
          <w:w w:val="105"/>
          <w:sz w:val="12"/>
        </w:rPr>
        <w:t>L.</w:t>
      </w:r>
      <w:r>
        <w:rPr>
          <w:color w:val="111111"/>
          <w:spacing w:val="-9"/>
          <w:w w:val="105"/>
          <w:sz w:val="12"/>
        </w:rPr>
        <w:t xml:space="preserve"> </w:t>
      </w:r>
      <w:r>
        <w:rPr>
          <w:color w:val="111111"/>
          <w:w w:val="105"/>
          <w:sz w:val="12"/>
        </w:rPr>
        <w:t>Gatlin,</w:t>
      </w:r>
      <w:r>
        <w:rPr>
          <w:color w:val="111111"/>
          <w:spacing w:val="-7"/>
          <w:w w:val="105"/>
          <w:sz w:val="12"/>
        </w:rPr>
        <w:t xml:space="preserve"> </w:t>
      </w:r>
      <w:r>
        <w:rPr>
          <w:color w:val="111111"/>
          <w:w w:val="105"/>
          <w:sz w:val="12"/>
        </w:rPr>
        <w:t>Gerd</w:t>
      </w:r>
      <w:r>
        <w:rPr>
          <w:color w:val="111111"/>
          <w:spacing w:val="-3"/>
          <w:w w:val="105"/>
          <w:sz w:val="12"/>
        </w:rPr>
        <w:t xml:space="preserve"> </w:t>
      </w:r>
      <w:r>
        <w:rPr>
          <w:rFonts w:ascii="Times New Roman" w:hAnsi="Times New Roman"/>
          <w:color w:val="111111"/>
          <w:w w:val="105"/>
          <w:sz w:val="13"/>
        </w:rPr>
        <w:t>R.</w:t>
      </w:r>
      <w:r>
        <w:rPr>
          <w:rFonts w:ascii="Times New Roman" w:hAnsi="Times New Roman"/>
          <w:color w:val="111111"/>
          <w:spacing w:val="-9"/>
          <w:w w:val="105"/>
          <w:sz w:val="13"/>
        </w:rPr>
        <w:t xml:space="preserve"> </w:t>
      </w:r>
      <w:proofErr w:type="spellStart"/>
      <w:r>
        <w:rPr>
          <w:color w:val="111111"/>
          <w:w w:val="105"/>
          <w:sz w:val="12"/>
        </w:rPr>
        <w:t>Kleemann</w:t>
      </w:r>
      <w:proofErr w:type="spellEnd"/>
      <w:r>
        <w:rPr>
          <w:color w:val="111111"/>
          <w:w w:val="105"/>
          <w:sz w:val="12"/>
        </w:rPr>
        <w:t>,</w:t>
      </w:r>
      <w:r>
        <w:rPr>
          <w:color w:val="111111"/>
          <w:spacing w:val="-1"/>
          <w:w w:val="105"/>
          <w:sz w:val="12"/>
        </w:rPr>
        <w:t xml:space="preserve"> </w:t>
      </w:r>
      <w:r>
        <w:rPr>
          <w:color w:val="111111"/>
          <w:w w:val="105"/>
          <w:sz w:val="12"/>
        </w:rPr>
        <w:t>Lara</w:t>
      </w:r>
      <w:r>
        <w:rPr>
          <w:color w:val="111111"/>
          <w:spacing w:val="-3"/>
          <w:w w:val="105"/>
          <w:sz w:val="12"/>
        </w:rPr>
        <w:t xml:space="preserve"> </w:t>
      </w:r>
      <w:r>
        <w:rPr>
          <w:color w:val="111111"/>
          <w:w w:val="105"/>
          <w:sz w:val="12"/>
        </w:rPr>
        <w:t>G.</w:t>
      </w:r>
      <w:r>
        <w:rPr>
          <w:color w:val="111111"/>
          <w:spacing w:val="-9"/>
          <w:w w:val="105"/>
          <w:sz w:val="12"/>
        </w:rPr>
        <w:t xml:space="preserve"> </w:t>
      </w:r>
      <w:r>
        <w:rPr>
          <w:color w:val="111111"/>
          <w:w w:val="105"/>
          <w:sz w:val="12"/>
        </w:rPr>
        <w:t>Hays,</w:t>
      </w:r>
      <w:r>
        <w:rPr>
          <w:color w:val="111111"/>
          <w:spacing w:val="-8"/>
          <w:w w:val="105"/>
          <w:sz w:val="12"/>
        </w:rPr>
        <w:t xml:space="preserve"> </w:t>
      </w:r>
      <w:r>
        <w:rPr>
          <w:color w:val="111111"/>
          <w:w w:val="105"/>
          <w:sz w:val="12"/>
        </w:rPr>
        <w:t>Andrew J.</w:t>
      </w:r>
      <w:r>
        <w:rPr>
          <w:color w:val="111111"/>
          <w:spacing w:val="40"/>
          <w:w w:val="105"/>
          <w:sz w:val="12"/>
        </w:rPr>
        <w:t xml:space="preserve"> </w:t>
      </w:r>
      <w:r>
        <w:rPr>
          <w:color w:val="111111"/>
          <w:w w:val="105"/>
          <w:sz w:val="12"/>
        </w:rPr>
        <w:t>Link,</w:t>
      </w:r>
      <w:r>
        <w:rPr>
          <w:color w:val="111111"/>
          <w:spacing w:val="-4"/>
          <w:w w:val="105"/>
          <w:sz w:val="12"/>
        </w:rPr>
        <w:t xml:space="preserve"> </w:t>
      </w:r>
      <w:r>
        <w:rPr>
          <w:color w:val="111111"/>
          <w:w w:val="105"/>
          <w:sz w:val="12"/>
        </w:rPr>
        <w:t>and</w:t>
      </w:r>
      <w:r>
        <w:rPr>
          <w:color w:val="111111"/>
          <w:spacing w:val="-1"/>
          <w:w w:val="105"/>
          <w:sz w:val="12"/>
        </w:rPr>
        <w:t xml:space="preserve"> </w:t>
      </w:r>
      <w:r>
        <w:rPr>
          <w:color w:val="111111"/>
          <w:w w:val="105"/>
          <w:sz w:val="12"/>
        </w:rPr>
        <w:t>John R.</w:t>
      </w:r>
      <w:r>
        <w:rPr>
          <w:color w:val="111111"/>
          <w:spacing w:val="-2"/>
          <w:w w:val="105"/>
          <w:sz w:val="12"/>
        </w:rPr>
        <w:t xml:space="preserve"> </w:t>
      </w:r>
      <w:r>
        <w:rPr>
          <w:color w:val="111111"/>
          <w:w w:val="105"/>
          <w:sz w:val="12"/>
        </w:rPr>
        <w:t>Yates. Protein identification</w:t>
      </w:r>
      <w:r>
        <w:rPr>
          <w:color w:val="111111"/>
          <w:spacing w:val="-5"/>
          <w:w w:val="105"/>
          <w:sz w:val="12"/>
        </w:rPr>
        <w:t xml:space="preserve"> </w:t>
      </w:r>
      <w:r>
        <w:rPr>
          <w:color w:val="111111"/>
          <w:w w:val="105"/>
          <w:sz w:val="12"/>
        </w:rPr>
        <w:t>at</w:t>
      </w:r>
      <w:r>
        <w:rPr>
          <w:color w:val="111111"/>
          <w:spacing w:val="-2"/>
          <w:w w:val="105"/>
          <w:sz w:val="12"/>
        </w:rPr>
        <w:t xml:space="preserve"> </w:t>
      </w:r>
      <w:r>
        <w:rPr>
          <w:color w:val="111111"/>
          <w:w w:val="105"/>
          <w:sz w:val="12"/>
        </w:rPr>
        <w:t>the</w:t>
      </w:r>
      <w:r>
        <w:rPr>
          <w:color w:val="111111"/>
          <w:spacing w:val="-6"/>
          <w:w w:val="105"/>
          <w:sz w:val="12"/>
        </w:rPr>
        <w:t xml:space="preserve"> </w:t>
      </w:r>
      <w:r>
        <w:rPr>
          <w:color w:val="111111"/>
          <w:w w:val="105"/>
          <w:sz w:val="12"/>
        </w:rPr>
        <w:t xml:space="preserve">low </w:t>
      </w:r>
      <w:proofErr w:type="spellStart"/>
      <w:r>
        <w:rPr>
          <w:color w:val="111111"/>
          <w:w w:val="105"/>
          <w:sz w:val="12"/>
        </w:rPr>
        <w:t>femto­</w:t>
      </w:r>
      <w:proofErr w:type="spellEnd"/>
      <w:r>
        <w:rPr>
          <w:color w:val="111111"/>
          <w:spacing w:val="40"/>
          <w:w w:val="105"/>
          <w:sz w:val="12"/>
        </w:rPr>
        <w:t xml:space="preserve"> </w:t>
      </w:r>
      <w:r>
        <w:rPr>
          <w:color w:val="111111"/>
          <w:w w:val="105"/>
          <w:sz w:val="12"/>
        </w:rPr>
        <w:t xml:space="preserve">mole level from silver-stained gels using a new fritless </w:t>
      </w:r>
      <w:proofErr w:type="spellStart"/>
      <w:r>
        <w:rPr>
          <w:color w:val="111111"/>
          <w:w w:val="105"/>
          <w:sz w:val="12"/>
        </w:rPr>
        <w:t>elec­</w:t>
      </w:r>
      <w:proofErr w:type="spellEnd"/>
      <w:r>
        <w:rPr>
          <w:color w:val="111111"/>
          <w:spacing w:val="40"/>
          <w:w w:val="105"/>
          <w:sz w:val="12"/>
        </w:rPr>
        <w:t xml:space="preserve"> </w:t>
      </w:r>
      <w:proofErr w:type="spellStart"/>
      <w:r>
        <w:rPr>
          <w:color w:val="111111"/>
          <w:w w:val="105"/>
          <w:sz w:val="12"/>
        </w:rPr>
        <w:t>trospray</w:t>
      </w:r>
      <w:proofErr w:type="spellEnd"/>
      <w:r>
        <w:rPr>
          <w:color w:val="111111"/>
          <w:w w:val="105"/>
          <w:sz w:val="12"/>
        </w:rPr>
        <w:t xml:space="preserve"> interface for liquid chromatography-</w:t>
      </w:r>
      <w:proofErr w:type="spellStart"/>
      <w:r>
        <w:rPr>
          <w:color w:val="111111"/>
          <w:w w:val="105"/>
          <w:sz w:val="12"/>
        </w:rPr>
        <w:t>microspray</w:t>
      </w:r>
      <w:proofErr w:type="spellEnd"/>
      <w:r>
        <w:rPr>
          <w:color w:val="111111"/>
          <w:w w:val="105"/>
          <w:sz w:val="12"/>
        </w:rPr>
        <w:t xml:space="preserve"> and</w:t>
      </w:r>
      <w:r>
        <w:rPr>
          <w:color w:val="111111"/>
          <w:spacing w:val="40"/>
          <w:w w:val="105"/>
          <w:sz w:val="12"/>
        </w:rPr>
        <w:t xml:space="preserve"> </w:t>
      </w:r>
      <w:proofErr w:type="spellStart"/>
      <w:r>
        <w:rPr>
          <w:color w:val="111111"/>
          <w:w w:val="105"/>
          <w:sz w:val="12"/>
        </w:rPr>
        <w:t>nanospray</w:t>
      </w:r>
      <w:proofErr w:type="spellEnd"/>
      <w:r>
        <w:rPr>
          <w:color w:val="111111"/>
          <w:w w:val="105"/>
          <w:sz w:val="12"/>
        </w:rPr>
        <w:t xml:space="preserve"> mass spectrometry.</w:t>
      </w:r>
      <w:r>
        <w:rPr>
          <w:color w:val="111111"/>
          <w:spacing w:val="40"/>
          <w:w w:val="105"/>
          <w:sz w:val="12"/>
        </w:rPr>
        <w:t xml:space="preserve"> </w:t>
      </w:r>
      <w:r>
        <w:rPr>
          <w:i/>
          <w:color w:val="111111"/>
          <w:w w:val="105"/>
          <w:sz w:val="13"/>
        </w:rPr>
        <w:t>Analytical Biochemistry</w:t>
      </w:r>
      <w:r>
        <w:rPr>
          <w:i/>
          <w:color w:val="464646"/>
          <w:w w:val="105"/>
          <w:sz w:val="13"/>
        </w:rPr>
        <w:t>,</w:t>
      </w:r>
      <w:r>
        <w:rPr>
          <w:i/>
          <w:color w:val="464646"/>
          <w:spacing w:val="-5"/>
          <w:w w:val="105"/>
          <w:sz w:val="13"/>
        </w:rPr>
        <w:t xml:space="preserve"> </w:t>
      </w:r>
      <w:r>
        <w:rPr>
          <w:color w:val="111111"/>
          <w:w w:val="105"/>
          <w:sz w:val="12"/>
        </w:rPr>
        <w:t>263</w:t>
      </w:r>
      <w:r>
        <w:rPr>
          <w:color w:val="111111"/>
          <w:spacing w:val="40"/>
          <w:w w:val="105"/>
          <w:sz w:val="12"/>
        </w:rPr>
        <w:t xml:space="preserve"> </w:t>
      </w:r>
      <w:r>
        <w:rPr>
          <w:color w:val="111111"/>
          <w:w w:val="105"/>
          <w:sz w:val="12"/>
        </w:rPr>
        <w:t>(1):93-101</w:t>
      </w:r>
      <w:r>
        <w:rPr>
          <w:color w:val="464646"/>
          <w:w w:val="105"/>
          <w:sz w:val="12"/>
        </w:rPr>
        <w:t xml:space="preserve">, </w:t>
      </w:r>
      <w:r>
        <w:rPr>
          <w:color w:val="111111"/>
          <w:w w:val="105"/>
          <w:sz w:val="12"/>
        </w:rPr>
        <w:t>1998.</w:t>
      </w:r>
      <w:r>
        <w:rPr>
          <w:color w:val="111111"/>
          <w:spacing w:val="40"/>
          <w:w w:val="105"/>
          <w:sz w:val="12"/>
        </w:rPr>
        <w:t xml:space="preserve"> </w:t>
      </w:r>
      <w:r>
        <w:rPr>
          <w:color w:val="111111"/>
          <w:w w:val="105"/>
          <w:sz w:val="12"/>
        </w:rPr>
        <w:t xml:space="preserve">ISSN </w:t>
      </w:r>
      <w:r>
        <w:rPr>
          <w:color w:val="111111"/>
          <w:w w:val="105"/>
          <w:sz w:val="12"/>
        </w:rPr>
        <w:t>0003-2697.</w:t>
      </w:r>
      <w:r>
        <w:rPr>
          <w:color w:val="111111"/>
          <w:spacing w:val="40"/>
          <w:w w:val="105"/>
          <w:sz w:val="12"/>
        </w:rPr>
        <w:t xml:space="preserve"> </w:t>
      </w:r>
      <w:proofErr w:type="spellStart"/>
      <w:r>
        <w:rPr>
          <w:color w:val="111111"/>
          <w:w w:val="105"/>
          <w:sz w:val="12"/>
        </w:rPr>
        <w:t>doi</w:t>
      </w:r>
      <w:proofErr w:type="spellEnd"/>
      <w:r>
        <w:rPr>
          <w:color w:val="111111"/>
          <w:w w:val="105"/>
          <w:sz w:val="12"/>
        </w:rPr>
        <w:t>:</w:t>
      </w:r>
      <w:r>
        <w:rPr>
          <w:color w:val="111111"/>
          <w:spacing w:val="37"/>
          <w:w w:val="105"/>
          <w:sz w:val="12"/>
        </w:rPr>
        <w:t xml:space="preserve"> </w:t>
      </w:r>
      <w:r>
        <w:rPr>
          <w:color w:val="111111"/>
          <w:w w:val="105"/>
          <w:sz w:val="12"/>
        </w:rPr>
        <w:t>10.1006/abio.1998.</w:t>
      </w:r>
    </w:p>
    <w:p w14:paraId="21BF5A65" w14:textId="77777777" w:rsidR="00D25E69" w:rsidRDefault="004E78E4">
      <w:pPr>
        <w:spacing w:before="4"/>
        <w:ind w:left="493"/>
        <w:rPr>
          <w:sz w:val="12"/>
        </w:rPr>
      </w:pPr>
      <w:r>
        <w:rPr>
          <w:color w:val="111111"/>
          <w:spacing w:val="-2"/>
          <w:w w:val="105"/>
          <w:sz w:val="12"/>
        </w:rPr>
        <w:t>2809.</w:t>
      </w:r>
    </w:p>
    <w:p w14:paraId="44FB8FCF" w14:textId="77777777" w:rsidR="00D25E69" w:rsidRDefault="00D25E69">
      <w:pPr>
        <w:pStyle w:val="BodyText"/>
        <w:spacing w:before="8"/>
        <w:rPr>
          <w:sz w:val="12"/>
        </w:rPr>
      </w:pPr>
    </w:p>
    <w:p w14:paraId="01C8DE1B" w14:textId="77777777" w:rsidR="00D25E69" w:rsidRDefault="004E78E4">
      <w:pPr>
        <w:pStyle w:val="ListParagraph"/>
        <w:numPr>
          <w:ilvl w:val="0"/>
          <w:numId w:val="3"/>
        </w:numPr>
        <w:tabs>
          <w:tab w:val="left" w:pos="491"/>
        </w:tabs>
        <w:spacing w:line="477" w:lineRule="auto"/>
        <w:ind w:left="492" w:right="1195" w:hanging="312"/>
        <w:jc w:val="both"/>
        <w:rPr>
          <w:sz w:val="12"/>
        </w:rPr>
      </w:pPr>
      <w:r>
        <w:rPr>
          <w:color w:val="111111"/>
          <w:w w:val="105"/>
          <w:sz w:val="12"/>
        </w:rPr>
        <w:t xml:space="preserve">Catherine G. </w:t>
      </w:r>
      <w:proofErr w:type="spellStart"/>
      <w:r>
        <w:rPr>
          <w:color w:val="111111"/>
          <w:w w:val="105"/>
          <w:sz w:val="12"/>
        </w:rPr>
        <w:t>Vasilopoulou</w:t>
      </w:r>
      <w:proofErr w:type="spellEnd"/>
      <w:r>
        <w:rPr>
          <w:color w:val="464646"/>
          <w:w w:val="105"/>
          <w:sz w:val="12"/>
        </w:rPr>
        <w:t xml:space="preserve">, </w:t>
      </w:r>
      <w:r>
        <w:rPr>
          <w:color w:val="111111"/>
          <w:w w:val="105"/>
          <w:sz w:val="12"/>
        </w:rPr>
        <w:t xml:space="preserve">Karolina </w:t>
      </w:r>
      <w:proofErr w:type="spellStart"/>
      <w:r>
        <w:rPr>
          <w:color w:val="111111"/>
          <w:w w:val="105"/>
          <w:sz w:val="12"/>
        </w:rPr>
        <w:t>Sulek</w:t>
      </w:r>
      <w:proofErr w:type="spellEnd"/>
      <w:r>
        <w:rPr>
          <w:color w:val="111111"/>
          <w:w w:val="105"/>
          <w:sz w:val="12"/>
        </w:rPr>
        <w:t>, Andreas-David</w:t>
      </w:r>
      <w:r>
        <w:rPr>
          <w:color w:val="111111"/>
          <w:spacing w:val="40"/>
          <w:w w:val="105"/>
          <w:sz w:val="12"/>
        </w:rPr>
        <w:t xml:space="preserve"> </w:t>
      </w:r>
      <w:r>
        <w:rPr>
          <w:color w:val="111111"/>
          <w:w w:val="105"/>
          <w:sz w:val="12"/>
        </w:rPr>
        <w:t>Brunner</w:t>
      </w:r>
      <w:r>
        <w:rPr>
          <w:color w:val="464646"/>
          <w:w w:val="105"/>
          <w:sz w:val="12"/>
        </w:rPr>
        <w:t xml:space="preserve">, </w:t>
      </w:r>
      <w:r>
        <w:rPr>
          <w:color w:val="111111"/>
          <w:w w:val="105"/>
          <w:sz w:val="12"/>
        </w:rPr>
        <w:t>et al.</w:t>
      </w:r>
      <w:r>
        <w:rPr>
          <w:color w:val="111111"/>
          <w:spacing w:val="40"/>
          <w:w w:val="105"/>
          <w:sz w:val="12"/>
        </w:rPr>
        <w:t xml:space="preserve"> </w:t>
      </w:r>
      <w:r>
        <w:rPr>
          <w:color w:val="111111"/>
          <w:w w:val="105"/>
          <w:sz w:val="12"/>
        </w:rPr>
        <w:t xml:space="preserve">Trapped ion mobility spectrometry </w:t>
      </w:r>
      <w:r>
        <w:rPr>
          <w:color w:val="2B2B2B"/>
          <w:w w:val="105"/>
          <w:sz w:val="12"/>
        </w:rPr>
        <w:t xml:space="preserve">and </w:t>
      </w:r>
      <w:proofErr w:type="spellStart"/>
      <w:r>
        <w:rPr>
          <w:color w:val="111111"/>
          <w:w w:val="105"/>
          <w:sz w:val="12"/>
        </w:rPr>
        <w:t>pasef</w:t>
      </w:r>
      <w:proofErr w:type="spellEnd"/>
      <w:r>
        <w:rPr>
          <w:color w:val="111111"/>
          <w:spacing w:val="40"/>
          <w:w w:val="105"/>
          <w:sz w:val="12"/>
        </w:rPr>
        <w:t xml:space="preserve"> </w:t>
      </w:r>
      <w:r>
        <w:rPr>
          <w:color w:val="111111"/>
          <w:w w:val="105"/>
          <w:sz w:val="12"/>
        </w:rPr>
        <w:t>enable</w:t>
      </w:r>
      <w:r>
        <w:rPr>
          <w:color w:val="111111"/>
          <w:spacing w:val="-2"/>
          <w:w w:val="105"/>
          <w:sz w:val="12"/>
        </w:rPr>
        <w:t xml:space="preserve"> </w:t>
      </w:r>
      <w:r>
        <w:rPr>
          <w:color w:val="111111"/>
          <w:w w:val="105"/>
          <w:sz w:val="12"/>
        </w:rPr>
        <w:t xml:space="preserve">in-depth </w:t>
      </w:r>
      <w:proofErr w:type="spellStart"/>
      <w:r>
        <w:rPr>
          <w:color w:val="111111"/>
          <w:w w:val="105"/>
          <w:sz w:val="12"/>
        </w:rPr>
        <w:t>lipidomics</w:t>
      </w:r>
      <w:proofErr w:type="spellEnd"/>
      <w:r>
        <w:rPr>
          <w:color w:val="111111"/>
          <w:w w:val="105"/>
          <w:sz w:val="12"/>
        </w:rPr>
        <w:t xml:space="preserve"> from minimal</w:t>
      </w:r>
      <w:r>
        <w:rPr>
          <w:color w:val="111111"/>
          <w:spacing w:val="-2"/>
          <w:w w:val="105"/>
          <w:sz w:val="12"/>
        </w:rPr>
        <w:t xml:space="preserve"> </w:t>
      </w:r>
      <w:r>
        <w:rPr>
          <w:color w:val="2B2B2B"/>
          <w:w w:val="105"/>
          <w:sz w:val="12"/>
        </w:rPr>
        <w:t>sample</w:t>
      </w:r>
      <w:r>
        <w:rPr>
          <w:color w:val="2B2B2B"/>
          <w:spacing w:val="-3"/>
          <w:w w:val="105"/>
          <w:sz w:val="12"/>
        </w:rPr>
        <w:t xml:space="preserve"> </w:t>
      </w:r>
      <w:r>
        <w:rPr>
          <w:color w:val="111111"/>
          <w:w w:val="105"/>
          <w:sz w:val="12"/>
        </w:rPr>
        <w:t xml:space="preserve">amounts. </w:t>
      </w:r>
      <w:r>
        <w:rPr>
          <w:i/>
          <w:color w:val="111111"/>
          <w:w w:val="105"/>
          <w:sz w:val="13"/>
        </w:rPr>
        <w:t>Na­</w:t>
      </w:r>
      <w:r>
        <w:rPr>
          <w:i/>
          <w:color w:val="111111"/>
          <w:spacing w:val="40"/>
          <w:w w:val="105"/>
          <w:sz w:val="13"/>
        </w:rPr>
        <w:t xml:space="preserve"> </w:t>
      </w:r>
      <w:proofErr w:type="spellStart"/>
      <w:r>
        <w:rPr>
          <w:i/>
          <w:color w:val="111111"/>
          <w:w w:val="105"/>
          <w:sz w:val="13"/>
        </w:rPr>
        <w:t>ture</w:t>
      </w:r>
      <w:proofErr w:type="spellEnd"/>
      <w:r>
        <w:rPr>
          <w:i/>
          <w:color w:val="111111"/>
          <w:spacing w:val="-10"/>
          <w:w w:val="105"/>
          <w:sz w:val="13"/>
        </w:rPr>
        <w:t xml:space="preserve"> </w:t>
      </w:r>
      <w:r>
        <w:rPr>
          <w:i/>
          <w:color w:val="111111"/>
          <w:w w:val="105"/>
          <w:sz w:val="13"/>
        </w:rPr>
        <w:t>Communications,</w:t>
      </w:r>
      <w:r>
        <w:rPr>
          <w:i/>
          <w:color w:val="111111"/>
          <w:spacing w:val="-16"/>
          <w:w w:val="105"/>
          <w:sz w:val="13"/>
        </w:rPr>
        <w:t xml:space="preserve"> </w:t>
      </w:r>
      <w:r>
        <w:rPr>
          <w:color w:val="111111"/>
          <w:w w:val="105"/>
          <w:sz w:val="12"/>
        </w:rPr>
        <w:t>11(1):331,</w:t>
      </w:r>
      <w:r>
        <w:rPr>
          <w:color w:val="111111"/>
          <w:spacing w:val="-5"/>
          <w:w w:val="105"/>
          <w:sz w:val="12"/>
        </w:rPr>
        <w:t xml:space="preserve"> </w:t>
      </w:r>
      <w:r>
        <w:rPr>
          <w:color w:val="111111"/>
          <w:w w:val="105"/>
          <w:sz w:val="12"/>
        </w:rPr>
        <w:t>2020.</w:t>
      </w:r>
      <w:r>
        <w:rPr>
          <w:color w:val="111111"/>
          <w:spacing w:val="4"/>
          <w:w w:val="105"/>
          <w:sz w:val="12"/>
        </w:rPr>
        <w:t xml:space="preserve"> </w:t>
      </w:r>
      <w:r>
        <w:rPr>
          <w:color w:val="111111"/>
          <w:w w:val="105"/>
          <w:sz w:val="12"/>
        </w:rPr>
        <w:t>ISSN</w:t>
      </w:r>
      <w:r>
        <w:rPr>
          <w:color w:val="111111"/>
          <w:spacing w:val="-8"/>
          <w:w w:val="105"/>
          <w:sz w:val="12"/>
        </w:rPr>
        <w:t xml:space="preserve"> </w:t>
      </w:r>
      <w:r>
        <w:rPr>
          <w:color w:val="111111"/>
          <w:w w:val="105"/>
          <w:sz w:val="12"/>
        </w:rPr>
        <w:t>2041-1723.</w:t>
      </w:r>
      <w:r>
        <w:rPr>
          <w:color w:val="111111"/>
          <w:spacing w:val="6"/>
          <w:w w:val="105"/>
          <w:sz w:val="12"/>
        </w:rPr>
        <w:t xml:space="preserve"> </w:t>
      </w:r>
      <w:proofErr w:type="spellStart"/>
      <w:r>
        <w:rPr>
          <w:color w:val="111111"/>
          <w:w w:val="105"/>
          <w:sz w:val="12"/>
        </w:rPr>
        <w:t>doi</w:t>
      </w:r>
      <w:proofErr w:type="spellEnd"/>
      <w:r>
        <w:rPr>
          <w:color w:val="111111"/>
          <w:w w:val="105"/>
          <w:sz w:val="12"/>
        </w:rPr>
        <w:t>:</w:t>
      </w:r>
    </w:p>
    <w:p w14:paraId="11FD667C" w14:textId="77777777" w:rsidR="00D25E69" w:rsidRDefault="004E78E4">
      <w:pPr>
        <w:spacing w:line="133" w:lineRule="exact"/>
        <w:ind w:left="493"/>
        <w:rPr>
          <w:sz w:val="12"/>
        </w:rPr>
      </w:pPr>
      <w:r>
        <w:rPr>
          <w:color w:val="111111"/>
          <w:spacing w:val="-2"/>
          <w:w w:val="110"/>
          <w:sz w:val="12"/>
        </w:rPr>
        <w:t>10.1038ls41467-019-14044-</w:t>
      </w:r>
      <w:r>
        <w:rPr>
          <w:color w:val="111111"/>
          <w:spacing w:val="-5"/>
          <w:w w:val="110"/>
          <w:sz w:val="12"/>
        </w:rPr>
        <w:t>x.</w:t>
      </w:r>
    </w:p>
    <w:p w14:paraId="41517120" w14:textId="77777777" w:rsidR="00D25E69" w:rsidRDefault="00D25E69">
      <w:pPr>
        <w:pStyle w:val="BodyText"/>
        <w:rPr>
          <w:sz w:val="13"/>
        </w:rPr>
      </w:pPr>
    </w:p>
    <w:p w14:paraId="6C6DAD71" w14:textId="77777777" w:rsidR="00D25E69" w:rsidRDefault="004E78E4">
      <w:pPr>
        <w:pStyle w:val="ListParagraph"/>
        <w:numPr>
          <w:ilvl w:val="0"/>
          <w:numId w:val="3"/>
        </w:numPr>
        <w:tabs>
          <w:tab w:val="left" w:pos="488"/>
        </w:tabs>
        <w:spacing w:before="1" w:line="480" w:lineRule="auto"/>
        <w:ind w:left="487" w:right="1192" w:hanging="317"/>
        <w:jc w:val="both"/>
        <w:rPr>
          <w:sz w:val="12"/>
        </w:rPr>
      </w:pPr>
      <w:r>
        <w:rPr>
          <w:color w:val="111111"/>
          <w:w w:val="105"/>
          <w:sz w:val="12"/>
        </w:rPr>
        <w:t>Mark E. Ridgeway</w:t>
      </w:r>
      <w:r>
        <w:rPr>
          <w:color w:val="464646"/>
          <w:w w:val="105"/>
          <w:sz w:val="12"/>
        </w:rPr>
        <w:t xml:space="preserve">, </w:t>
      </w:r>
      <w:r>
        <w:rPr>
          <w:color w:val="111111"/>
          <w:w w:val="105"/>
          <w:sz w:val="12"/>
        </w:rPr>
        <w:t>Markus Lubeck</w:t>
      </w:r>
      <w:r>
        <w:rPr>
          <w:color w:val="464646"/>
          <w:w w:val="105"/>
          <w:sz w:val="12"/>
        </w:rPr>
        <w:t xml:space="preserve">, </w:t>
      </w:r>
      <w:r>
        <w:rPr>
          <w:color w:val="111111"/>
          <w:w w:val="105"/>
          <w:sz w:val="12"/>
        </w:rPr>
        <w:t xml:space="preserve">Jan </w:t>
      </w:r>
      <w:proofErr w:type="spellStart"/>
      <w:r>
        <w:rPr>
          <w:color w:val="111111"/>
          <w:w w:val="105"/>
          <w:sz w:val="12"/>
        </w:rPr>
        <w:t>Jordens</w:t>
      </w:r>
      <w:proofErr w:type="spellEnd"/>
      <w:r>
        <w:rPr>
          <w:color w:val="464646"/>
          <w:w w:val="105"/>
          <w:sz w:val="12"/>
        </w:rPr>
        <w:t xml:space="preserve">, </w:t>
      </w:r>
      <w:r>
        <w:rPr>
          <w:color w:val="111111"/>
          <w:w w:val="105"/>
          <w:sz w:val="12"/>
        </w:rPr>
        <w:t>Mattias</w:t>
      </w:r>
      <w:r>
        <w:rPr>
          <w:color w:val="111111"/>
          <w:spacing w:val="40"/>
          <w:w w:val="105"/>
          <w:sz w:val="12"/>
        </w:rPr>
        <w:t xml:space="preserve"> </w:t>
      </w:r>
      <w:r>
        <w:rPr>
          <w:color w:val="111111"/>
          <w:w w:val="105"/>
          <w:sz w:val="12"/>
        </w:rPr>
        <w:t>Mann, and</w:t>
      </w:r>
      <w:r>
        <w:rPr>
          <w:color w:val="111111"/>
          <w:spacing w:val="-3"/>
          <w:w w:val="105"/>
          <w:sz w:val="12"/>
        </w:rPr>
        <w:t xml:space="preserve"> </w:t>
      </w:r>
      <w:r>
        <w:rPr>
          <w:color w:val="111111"/>
          <w:w w:val="105"/>
          <w:sz w:val="12"/>
        </w:rPr>
        <w:t xml:space="preserve">Melvin </w:t>
      </w:r>
      <w:r>
        <w:rPr>
          <w:color w:val="2B2B2B"/>
          <w:w w:val="105"/>
          <w:sz w:val="12"/>
        </w:rPr>
        <w:t>A.</w:t>
      </w:r>
      <w:r>
        <w:rPr>
          <w:color w:val="2B2B2B"/>
          <w:spacing w:val="-1"/>
          <w:w w:val="105"/>
          <w:sz w:val="12"/>
        </w:rPr>
        <w:t xml:space="preserve"> </w:t>
      </w:r>
      <w:r>
        <w:rPr>
          <w:color w:val="111111"/>
          <w:w w:val="105"/>
          <w:sz w:val="12"/>
        </w:rPr>
        <w:t>Park.</w:t>
      </w:r>
      <w:r>
        <w:rPr>
          <w:color w:val="111111"/>
          <w:spacing w:val="18"/>
          <w:w w:val="105"/>
          <w:sz w:val="12"/>
        </w:rPr>
        <w:t xml:space="preserve"> </w:t>
      </w:r>
      <w:r>
        <w:rPr>
          <w:color w:val="111111"/>
          <w:w w:val="105"/>
          <w:sz w:val="12"/>
        </w:rPr>
        <w:t>Trapped ion mobility spectrometry:</w:t>
      </w:r>
      <w:r>
        <w:rPr>
          <w:color w:val="111111"/>
          <w:spacing w:val="40"/>
          <w:w w:val="105"/>
          <w:sz w:val="12"/>
        </w:rPr>
        <w:t xml:space="preserve"> </w:t>
      </w:r>
      <w:r>
        <w:rPr>
          <w:color w:val="111111"/>
          <w:w w:val="105"/>
          <w:sz w:val="12"/>
        </w:rPr>
        <w:t>A</w:t>
      </w:r>
      <w:r>
        <w:rPr>
          <w:color w:val="111111"/>
          <w:spacing w:val="-5"/>
          <w:w w:val="105"/>
          <w:sz w:val="12"/>
        </w:rPr>
        <w:t xml:space="preserve"> </w:t>
      </w:r>
      <w:r>
        <w:rPr>
          <w:color w:val="111111"/>
          <w:w w:val="105"/>
          <w:sz w:val="12"/>
        </w:rPr>
        <w:t>short</w:t>
      </w:r>
      <w:r>
        <w:rPr>
          <w:color w:val="111111"/>
          <w:spacing w:val="-6"/>
          <w:w w:val="105"/>
          <w:sz w:val="12"/>
        </w:rPr>
        <w:t xml:space="preserve"> </w:t>
      </w:r>
      <w:r>
        <w:rPr>
          <w:color w:val="111111"/>
          <w:w w:val="105"/>
          <w:sz w:val="12"/>
        </w:rPr>
        <w:t>review.</w:t>
      </w:r>
      <w:r>
        <w:rPr>
          <w:color w:val="111111"/>
          <w:spacing w:val="25"/>
          <w:w w:val="105"/>
          <w:sz w:val="12"/>
        </w:rPr>
        <w:t xml:space="preserve"> </w:t>
      </w:r>
      <w:r>
        <w:rPr>
          <w:i/>
          <w:color w:val="111111"/>
          <w:w w:val="105"/>
          <w:sz w:val="13"/>
        </w:rPr>
        <w:t>International</w:t>
      </w:r>
      <w:r>
        <w:rPr>
          <w:i/>
          <w:color w:val="111111"/>
          <w:spacing w:val="-7"/>
          <w:w w:val="105"/>
          <w:sz w:val="13"/>
        </w:rPr>
        <w:t xml:space="preserve"> </w:t>
      </w:r>
      <w:r>
        <w:rPr>
          <w:i/>
          <w:color w:val="111111"/>
          <w:w w:val="105"/>
          <w:sz w:val="13"/>
        </w:rPr>
        <w:t>Journal</w:t>
      </w:r>
      <w:r>
        <w:rPr>
          <w:i/>
          <w:color w:val="111111"/>
          <w:spacing w:val="-7"/>
          <w:w w:val="105"/>
          <w:sz w:val="13"/>
        </w:rPr>
        <w:t xml:space="preserve"> </w:t>
      </w:r>
      <w:r>
        <w:rPr>
          <w:i/>
          <w:color w:val="111111"/>
          <w:w w:val="105"/>
          <w:sz w:val="13"/>
        </w:rPr>
        <w:t>of</w:t>
      </w:r>
      <w:r>
        <w:rPr>
          <w:i/>
          <w:color w:val="111111"/>
          <w:spacing w:val="-10"/>
          <w:w w:val="105"/>
          <w:sz w:val="13"/>
        </w:rPr>
        <w:t xml:space="preserve"> </w:t>
      </w:r>
      <w:r>
        <w:rPr>
          <w:i/>
          <w:color w:val="111111"/>
          <w:w w:val="105"/>
          <w:sz w:val="13"/>
        </w:rPr>
        <w:t>Mass</w:t>
      </w:r>
      <w:r>
        <w:rPr>
          <w:i/>
          <w:color w:val="111111"/>
          <w:spacing w:val="-6"/>
          <w:w w:val="105"/>
          <w:sz w:val="13"/>
        </w:rPr>
        <w:t xml:space="preserve"> </w:t>
      </w:r>
      <w:r>
        <w:rPr>
          <w:i/>
          <w:color w:val="111111"/>
          <w:w w:val="105"/>
          <w:sz w:val="13"/>
        </w:rPr>
        <w:t>Spectrometry,</w:t>
      </w:r>
      <w:r>
        <w:rPr>
          <w:i/>
          <w:color w:val="111111"/>
          <w:spacing w:val="40"/>
          <w:w w:val="105"/>
          <w:sz w:val="13"/>
        </w:rPr>
        <w:t xml:space="preserve"> </w:t>
      </w:r>
      <w:r>
        <w:rPr>
          <w:color w:val="111111"/>
          <w:w w:val="105"/>
          <w:sz w:val="12"/>
        </w:rPr>
        <w:t>425:22-35</w:t>
      </w:r>
      <w:r>
        <w:rPr>
          <w:color w:val="464646"/>
          <w:w w:val="105"/>
          <w:sz w:val="12"/>
        </w:rPr>
        <w:t xml:space="preserve">, </w:t>
      </w:r>
      <w:r>
        <w:rPr>
          <w:color w:val="111111"/>
          <w:w w:val="105"/>
          <w:sz w:val="12"/>
        </w:rPr>
        <w:t>2018.</w:t>
      </w:r>
      <w:r>
        <w:rPr>
          <w:color w:val="111111"/>
          <w:spacing w:val="40"/>
          <w:w w:val="105"/>
          <w:sz w:val="12"/>
        </w:rPr>
        <w:t xml:space="preserve"> </w:t>
      </w:r>
      <w:r>
        <w:rPr>
          <w:color w:val="111111"/>
          <w:w w:val="105"/>
          <w:sz w:val="12"/>
        </w:rPr>
        <w:t xml:space="preserve">ISSN </w:t>
      </w:r>
      <w:r>
        <w:rPr>
          <w:color w:val="111111"/>
          <w:w w:val="105"/>
          <w:sz w:val="12"/>
        </w:rPr>
        <w:t>1387-3806.</w:t>
      </w:r>
      <w:r>
        <w:rPr>
          <w:color w:val="111111"/>
          <w:spacing w:val="40"/>
          <w:w w:val="105"/>
          <w:sz w:val="12"/>
        </w:rPr>
        <w:t xml:space="preserve"> </w:t>
      </w:r>
      <w:proofErr w:type="spellStart"/>
      <w:r>
        <w:rPr>
          <w:color w:val="111111"/>
          <w:w w:val="105"/>
          <w:sz w:val="12"/>
        </w:rPr>
        <w:t>doi</w:t>
      </w:r>
      <w:proofErr w:type="spellEnd"/>
      <w:r>
        <w:rPr>
          <w:color w:val="111111"/>
          <w:w w:val="105"/>
          <w:sz w:val="12"/>
        </w:rPr>
        <w:t>:</w:t>
      </w:r>
      <w:r>
        <w:rPr>
          <w:color w:val="111111"/>
          <w:spacing w:val="32"/>
          <w:w w:val="105"/>
          <w:sz w:val="12"/>
        </w:rPr>
        <w:t xml:space="preserve"> </w:t>
      </w:r>
      <w:r>
        <w:rPr>
          <w:color w:val="111111"/>
          <w:w w:val="105"/>
          <w:sz w:val="12"/>
        </w:rPr>
        <w:t>10.1016/j.ijms.2018.</w:t>
      </w:r>
    </w:p>
    <w:p w14:paraId="46A3B991" w14:textId="77777777" w:rsidR="00D25E69" w:rsidRDefault="004E78E4">
      <w:pPr>
        <w:spacing w:before="12"/>
        <w:ind w:left="491"/>
        <w:rPr>
          <w:sz w:val="12"/>
        </w:rPr>
      </w:pPr>
      <w:r>
        <w:rPr>
          <w:color w:val="111111"/>
          <w:spacing w:val="-2"/>
          <w:w w:val="105"/>
          <w:sz w:val="12"/>
        </w:rPr>
        <w:t>01.006.</w:t>
      </w:r>
    </w:p>
    <w:p w14:paraId="1212D0B6" w14:textId="77777777" w:rsidR="00D25E69" w:rsidRDefault="00D25E69">
      <w:pPr>
        <w:pStyle w:val="BodyText"/>
        <w:spacing w:before="10"/>
        <w:rPr>
          <w:sz w:val="11"/>
        </w:rPr>
      </w:pPr>
    </w:p>
    <w:p w14:paraId="76DD9235" w14:textId="77777777" w:rsidR="00D25E69" w:rsidRDefault="004E78E4">
      <w:pPr>
        <w:pStyle w:val="ListParagraph"/>
        <w:numPr>
          <w:ilvl w:val="0"/>
          <w:numId w:val="3"/>
        </w:numPr>
        <w:tabs>
          <w:tab w:val="left" w:pos="493"/>
        </w:tabs>
        <w:spacing w:line="496" w:lineRule="auto"/>
        <w:ind w:right="1193" w:hanging="318"/>
        <w:jc w:val="both"/>
        <w:rPr>
          <w:sz w:val="12"/>
        </w:rPr>
      </w:pPr>
      <w:r>
        <w:rPr>
          <w:color w:val="111111"/>
          <w:w w:val="105"/>
          <w:sz w:val="12"/>
        </w:rPr>
        <w:t>Katherine A Graham</w:t>
      </w:r>
      <w:r>
        <w:rPr>
          <w:color w:val="464646"/>
          <w:w w:val="105"/>
          <w:sz w:val="12"/>
        </w:rPr>
        <w:t xml:space="preserve">, </w:t>
      </w:r>
      <w:r>
        <w:rPr>
          <w:color w:val="111111"/>
          <w:w w:val="105"/>
          <w:sz w:val="12"/>
        </w:rPr>
        <w:t>Charles F Lawlor, and Nicholas B</w:t>
      </w:r>
      <w:r>
        <w:rPr>
          <w:color w:val="111111"/>
          <w:spacing w:val="40"/>
          <w:w w:val="105"/>
          <w:sz w:val="12"/>
        </w:rPr>
        <w:t xml:space="preserve"> </w:t>
      </w:r>
      <w:proofErr w:type="spellStart"/>
      <w:r>
        <w:rPr>
          <w:color w:val="111111"/>
          <w:w w:val="105"/>
          <w:sz w:val="12"/>
        </w:rPr>
        <w:t>Baratto</w:t>
      </w:r>
      <w:proofErr w:type="spellEnd"/>
      <w:r>
        <w:rPr>
          <w:color w:val="111111"/>
          <w:w w:val="105"/>
          <w:sz w:val="12"/>
        </w:rPr>
        <w:t>.</w:t>
      </w:r>
      <w:r>
        <w:rPr>
          <w:color w:val="111111"/>
          <w:spacing w:val="40"/>
          <w:w w:val="105"/>
          <w:sz w:val="12"/>
        </w:rPr>
        <w:t xml:space="preserve"> </w:t>
      </w:r>
      <w:r>
        <w:rPr>
          <w:color w:val="111111"/>
          <w:w w:val="105"/>
          <w:sz w:val="12"/>
        </w:rPr>
        <w:t>Characterizing the top-down sequencing of protein</w:t>
      </w:r>
      <w:r>
        <w:rPr>
          <w:color w:val="111111"/>
          <w:spacing w:val="40"/>
          <w:w w:val="105"/>
          <w:sz w:val="12"/>
        </w:rPr>
        <w:t xml:space="preserve"> </w:t>
      </w:r>
      <w:r>
        <w:rPr>
          <w:color w:val="111111"/>
          <w:w w:val="105"/>
          <w:sz w:val="12"/>
        </w:rPr>
        <w:t xml:space="preserve">ions prior to mobility separation in a </w:t>
      </w:r>
      <w:proofErr w:type="spellStart"/>
      <w:r>
        <w:rPr>
          <w:color w:val="111111"/>
          <w:w w:val="105"/>
          <w:sz w:val="12"/>
        </w:rPr>
        <w:t>timstof</w:t>
      </w:r>
      <w:proofErr w:type="spellEnd"/>
      <w:r>
        <w:rPr>
          <w:color w:val="111111"/>
          <w:w w:val="105"/>
          <w:sz w:val="12"/>
        </w:rPr>
        <w:t>.</w:t>
      </w:r>
      <w:r>
        <w:rPr>
          <w:color w:val="111111"/>
          <w:spacing w:val="40"/>
          <w:w w:val="105"/>
          <w:sz w:val="12"/>
        </w:rPr>
        <w:t xml:space="preserve"> </w:t>
      </w:r>
      <w:r>
        <w:rPr>
          <w:color w:val="111111"/>
          <w:w w:val="105"/>
          <w:sz w:val="12"/>
        </w:rPr>
        <w:t>2023.</w:t>
      </w:r>
      <w:r>
        <w:rPr>
          <w:color w:val="111111"/>
          <w:spacing w:val="40"/>
          <w:w w:val="105"/>
          <w:sz w:val="12"/>
        </w:rPr>
        <w:t xml:space="preserve"> </w:t>
      </w:r>
      <w:proofErr w:type="spellStart"/>
      <w:r>
        <w:rPr>
          <w:color w:val="111111"/>
          <w:w w:val="105"/>
          <w:sz w:val="12"/>
        </w:rPr>
        <w:t>doi</w:t>
      </w:r>
      <w:proofErr w:type="spellEnd"/>
      <w:r>
        <w:rPr>
          <w:color w:val="111111"/>
          <w:w w:val="105"/>
          <w:sz w:val="12"/>
        </w:rPr>
        <w:t>:</w:t>
      </w:r>
      <w:r>
        <w:rPr>
          <w:color w:val="111111"/>
          <w:spacing w:val="40"/>
          <w:w w:val="105"/>
          <w:sz w:val="12"/>
        </w:rPr>
        <w:t xml:space="preserve"> </w:t>
      </w:r>
      <w:r>
        <w:rPr>
          <w:color w:val="111111"/>
          <w:spacing w:val="-2"/>
          <w:w w:val="105"/>
          <w:sz w:val="12"/>
        </w:rPr>
        <w:t>10.26434lchemrxiv-2022-w8s4n-v3.</w:t>
      </w:r>
    </w:p>
    <w:p w14:paraId="2D3EEF05" w14:textId="77777777" w:rsidR="00D25E69" w:rsidRDefault="00D25E69">
      <w:pPr>
        <w:spacing w:line="496" w:lineRule="auto"/>
        <w:jc w:val="both"/>
        <w:rPr>
          <w:sz w:val="12"/>
        </w:rPr>
        <w:sectPr w:rsidR="00D25E69">
          <w:type w:val="continuous"/>
          <w:pgSz w:w="10320" w:h="14580"/>
          <w:pgMar w:top="1060" w:right="0" w:bottom="280" w:left="0" w:header="807" w:footer="714" w:gutter="0"/>
          <w:cols w:num="2" w:space="720" w:equalWidth="0">
            <w:col w:w="5065" w:space="40"/>
            <w:col w:w="5215"/>
          </w:cols>
        </w:sectPr>
      </w:pPr>
    </w:p>
    <w:p w14:paraId="62645EB8" w14:textId="77777777" w:rsidR="00D25E69" w:rsidRDefault="004E78E4">
      <w:pPr>
        <w:tabs>
          <w:tab w:val="left" w:pos="5275"/>
        </w:tabs>
        <w:spacing w:line="145" w:lineRule="exact"/>
        <w:ind w:left="1535"/>
        <w:rPr>
          <w:sz w:val="12"/>
        </w:rPr>
      </w:pPr>
      <w:proofErr w:type="spellStart"/>
      <w:r>
        <w:rPr>
          <w:color w:val="111111"/>
          <w:w w:val="105"/>
          <w:sz w:val="12"/>
        </w:rPr>
        <w:t>ms</w:t>
      </w:r>
      <w:proofErr w:type="spellEnd"/>
      <w:r>
        <w:rPr>
          <w:color w:val="111111"/>
          <w:w w:val="105"/>
          <w:sz w:val="12"/>
        </w:rPr>
        <w:t>/</w:t>
      </w:r>
      <w:proofErr w:type="spellStart"/>
      <w:r>
        <w:rPr>
          <w:color w:val="111111"/>
          <w:w w:val="105"/>
          <w:sz w:val="12"/>
        </w:rPr>
        <w:t>ms</w:t>
      </w:r>
      <w:proofErr w:type="spellEnd"/>
      <w:r>
        <w:rPr>
          <w:color w:val="111111"/>
          <w:spacing w:val="-9"/>
          <w:w w:val="105"/>
          <w:sz w:val="12"/>
        </w:rPr>
        <w:t xml:space="preserve"> </w:t>
      </w:r>
      <w:r>
        <w:rPr>
          <w:color w:val="111111"/>
          <w:w w:val="105"/>
          <w:sz w:val="12"/>
        </w:rPr>
        <w:t>sequencing</w:t>
      </w:r>
      <w:r>
        <w:rPr>
          <w:color w:val="111111"/>
          <w:spacing w:val="-2"/>
          <w:w w:val="105"/>
          <w:sz w:val="12"/>
        </w:rPr>
        <w:t xml:space="preserve"> </w:t>
      </w:r>
      <w:r>
        <w:rPr>
          <w:color w:val="111111"/>
          <w:w w:val="105"/>
          <w:sz w:val="12"/>
        </w:rPr>
        <w:t>of</w:t>
      </w:r>
      <w:r>
        <w:rPr>
          <w:color w:val="111111"/>
          <w:spacing w:val="-9"/>
          <w:w w:val="105"/>
          <w:sz w:val="12"/>
        </w:rPr>
        <w:t xml:space="preserve"> </w:t>
      </w:r>
      <w:r>
        <w:rPr>
          <w:color w:val="111111"/>
          <w:w w:val="105"/>
          <w:sz w:val="12"/>
        </w:rPr>
        <w:t>native</w:t>
      </w:r>
      <w:r>
        <w:rPr>
          <w:color w:val="111111"/>
          <w:spacing w:val="-9"/>
          <w:w w:val="105"/>
          <w:sz w:val="12"/>
        </w:rPr>
        <w:t xml:space="preserve"> </w:t>
      </w:r>
      <w:r>
        <w:rPr>
          <w:color w:val="111111"/>
          <w:w w:val="105"/>
          <w:sz w:val="12"/>
        </w:rPr>
        <w:t>human</w:t>
      </w:r>
      <w:r>
        <w:rPr>
          <w:color w:val="111111"/>
          <w:spacing w:val="-5"/>
          <w:w w:val="105"/>
          <w:sz w:val="12"/>
        </w:rPr>
        <w:t xml:space="preserve"> </w:t>
      </w:r>
      <w:r>
        <w:rPr>
          <w:color w:val="111111"/>
          <w:w w:val="105"/>
          <w:sz w:val="12"/>
        </w:rPr>
        <w:t>antibodies.</w:t>
      </w:r>
      <w:r>
        <w:rPr>
          <w:color w:val="111111"/>
          <w:spacing w:val="5"/>
          <w:w w:val="105"/>
          <w:sz w:val="12"/>
        </w:rPr>
        <w:t xml:space="preserve"> </w:t>
      </w:r>
      <w:r>
        <w:rPr>
          <w:i/>
          <w:color w:val="111111"/>
          <w:w w:val="105"/>
          <w:sz w:val="13"/>
        </w:rPr>
        <w:t>Journal</w:t>
      </w:r>
      <w:r>
        <w:rPr>
          <w:i/>
          <w:color w:val="111111"/>
          <w:spacing w:val="-9"/>
          <w:w w:val="105"/>
          <w:sz w:val="13"/>
        </w:rPr>
        <w:t xml:space="preserve"> </w:t>
      </w:r>
      <w:r>
        <w:rPr>
          <w:i/>
          <w:color w:val="111111"/>
          <w:w w:val="105"/>
          <w:sz w:val="13"/>
        </w:rPr>
        <w:t>of</w:t>
      </w:r>
      <w:r>
        <w:rPr>
          <w:i/>
          <w:color w:val="111111"/>
          <w:spacing w:val="-11"/>
          <w:w w:val="105"/>
          <w:sz w:val="13"/>
        </w:rPr>
        <w:t xml:space="preserve"> </w:t>
      </w:r>
      <w:r>
        <w:rPr>
          <w:i/>
          <w:color w:val="111111"/>
          <w:spacing w:val="-4"/>
          <w:w w:val="105"/>
          <w:sz w:val="13"/>
        </w:rPr>
        <w:t>Pro-</w:t>
      </w:r>
      <w:r>
        <w:rPr>
          <w:i/>
          <w:color w:val="111111"/>
          <w:sz w:val="13"/>
        </w:rPr>
        <w:tab/>
      </w:r>
      <w:r>
        <w:rPr>
          <w:color w:val="111111"/>
          <w:w w:val="105"/>
          <w:sz w:val="12"/>
        </w:rPr>
        <w:t>[14]</w:t>
      </w:r>
      <w:r>
        <w:rPr>
          <w:color w:val="111111"/>
          <w:spacing w:val="61"/>
          <w:w w:val="105"/>
          <w:sz w:val="12"/>
        </w:rPr>
        <w:t xml:space="preserve"> </w:t>
      </w:r>
      <w:r>
        <w:rPr>
          <w:color w:val="111111"/>
          <w:w w:val="105"/>
          <w:sz w:val="12"/>
        </w:rPr>
        <w:t>Dmitry</w:t>
      </w:r>
      <w:r>
        <w:rPr>
          <w:color w:val="111111"/>
          <w:spacing w:val="9"/>
          <w:w w:val="105"/>
          <w:sz w:val="12"/>
        </w:rPr>
        <w:t xml:space="preserve"> </w:t>
      </w:r>
      <w:proofErr w:type="spellStart"/>
      <w:r>
        <w:rPr>
          <w:color w:val="111111"/>
          <w:w w:val="105"/>
          <w:sz w:val="12"/>
        </w:rPr>
        <w:t>Grinfeld</w:t>
      </w:r>
      <w:proofErr w:type="spellEnd"/>
      <w:r>
        <w:rPr>
          <w:color w:val="111111"/>
          <w:w w:val="105"/>
          <w:sz w:val="12"/>
        </w:rPr>
        <w:t>,</w:t>
      </w:r>
      <w:r>
        <w:rPr>
          <w:color w:val="111111"/>
          <w:spacing w:val="7"/>
          <w:w w:val="105"/>
          <w:sz w:val="12"/>
        </w:rPr>
        <w:t xml:space="preserve"> </w:t>
      </w:r>
      <w:r>
        <w:rPr>
          <w:color w:val="111111"/>
          <w:w w:val="105"/>
          <w:sz w:val="12"/>
        </w:rPr>
        <w:t>Konstantin</w:t>
      </w:r>
      <w:r>
        <w:rPr>
          <w:color w:val="111111"/>
          <w:spacing w:val="14"/>
          <w:w w:val="105"/>
          <w:sz w:val="12"/>
        </w:rPr>
        <w:t xml:space="preserve"> </w:t>
      </w:r>
      <w:proofErr w:type="spellStart"/>
      <w:r>
        <w:rPr>
          <w:color w:val="2B2B2B"/>
          <w:w w:val="105"/>
          <w:sz w:val="12"/>
        </w:rPr>
        <w:t>Aizikov</w:t>
      </w:r>
      <w:proofErr w:type="spellEnd"/>
      <w:r>
        <w:rPr>
          <w:color w:val="2B2B2B"/>
          <w:w w:val="105"/>
          <w:sz w:val="12"/>
        </w:rPr>
        <w:t>,</w:t>
      </w:r>
      <w:r>
        <w:rPr>
          <w:color w:val="2B2B2B"/>
          <w:spacing w:val="8"/>
          <w:w w:val="105"/>
          <w:sz w:val="12"/>
        </w:rPr>
        <w:t xml:space="preserve"> </w:t>
      </w:r>
      <w:r>
        <w:rPr>
          <w:color w:val="111111"/>
          <w:w w:val="105"/>
          <w:sz w:val="12"/>
        </w:rPr>
        <w:t>Arne</w:t>
      </w:r>
      <w:r>
        <w:rPr>
          <w:color w:val="111111"/>
          <w:spacing w:val="6"/>
          <w:w w:val="105"/>
          <w:sz w:val="12"/>
        </w:rPr>
        <w:t xml:space="preserve"> </w:t>
      </w:r>
      <w:proofErr w:type="spellStart"/>
      <w:r>
        <w:rPr>
          <w:color w:val="111111"/>
          <w:w w:val="105"/>
          <w:sz w:val="12"/>
        </w:rPr>
        <w:t>Kreutzmann</w:t>
      </w:r>
      <w:proofErr w:type="spellEnd"/>
      <w:r>
        <w:rPr>
          <w:color w:val="111111"/>
          <w:w w:val="105"/>
          <w:sz w:val="12"/>
        </w:rPr>
        <w:t>,</w:t>
      </w:r>
      <w:r>
        <w:rPr>
          <w:color w:val="111111"/>
          <w:spacing w:val="13"/>
          <w:w w:val="105"/>
          <w:sz w:val="12"/>
        </w:rPr>
        <w:t xml:space="preserve"> </w:t>
      </w:r>
      <w:r>
        <w:rPr>
          <w:color w:val="111111"/>
          <w:spacing w:val="-2"/>
          <w:w w:val="105"/>
          <w:sz w:val="12"/>
        </w:rPr>
        <w:t>Eugen</w:t>
      </w:r>
    </w:p>
    <w:p w14:paraId="3F9292C2" w14:textId="77777777" w:rsidR="00D25E69" w:rsidRDefault="00D25E69">
      <w:pPr>
        <w:spacing w:line="145" w:lineRule="exact"/>
        <w:rPr>
          <w:sz w:val="12"/>
        </w:rPr>
        <w:sectPr w:rsidR="00D25E69">
          <w:type w:val="continuous"/>
          <w:pgSz w:w="10320" w:h="14580"/>
          <w:pgMar w:top="1060" w:right="0" w:bottom="280" w:left="0" w:header="807" w:footer="714" w:gutter="0"/>
          <w:cols w:space="720"/>
        </w:sectPr>
      </w:pPr>
    </w:p>
    <w:p w14:paraId="7514F51D" w14:textId="77777777" w:rsidR="00D25E69" w:rsidRDefault="00D25E69">
      <w:pPr>
        <w:pStyle w:val="BodyText"/>
        <w:spacing w:before="7"/>
        <w:rPr>
          <w:sz w:val="11"/>
        </w:rPr>
      </w:pPr>
    </w:p>
    <w:p w14:paraId="400C552B" w14:textId="77777777" w:rsidR="00D25E69" w:rsidRDefault="004E78E4">
      <w:pPr>
        <w:spacing w:line="477" w:lineRule="auto"/>
        <w:ind w:left="1539" w:right="17" w:hanging="4"/>
        <w:jc w:val="both"/>
        <w:rPr>
          <w:sz w:val="12"/>
        </w:rPr>
      </w:pPr>
      <w:proofErr w:type="spellStart"/>
      <w:r>
        <w:rPr>
          <w:i/>
          <w:color w:val="111111"/>
          <w:w w:val="105"/>
          <w:sz w:val="13"/>
        </w:rPr>
        <w:t>teome</w:t>
      </w:r>
      <w:proofErr w:type="spellEnd"/>
      <w:r>
        <w:rPr>
          <w:i/>
          <w:color w:val="111111"/>
          <w:w w:val="105"/>
          <w:sz w:val="13"/>
        </w:rPr>
        <w:t xml:space="preserve"> Research, </w:t>
      </w:r>
      <w:r>
        <w:rPr>
          <w:color w:val="111111"/>
          <w:w w:val="105"/>
          <w:sz w:val="12"/>
        </w:rPr>
        <w:t>16(1</w:t>
      </w:r>
      <w:r>
        <w:rPr>
          <w:color w:val="2B2B2B"/>
          <w:w w:val="105"/>
          <w:sz w:val="12"/>
        </w:rPr>
        <w:t xml:space="preserve">):45-54, </w:t>
      </w:r>
      <w:r>
        <w:rPr>
          <w:color w:val="111111"/>
          <w:w w:val="105"/>
          <w:sz w:val="12"/>
        </w:rPr>
        <w:t>2017.</w:t>
      </w:r>
      <w:r>
        <w:rPr>
          <w:color w:val="111111"/>
          <w:spacing w:val="40"/>
          <w:w w:val="105"/>
          <w:sz w:val="12"/>
        </w:rPr>
        <w:t xml:space="preserve"> </w:t>
      </w:r>
      <w:r>
        <w:rPr>
          <w:color w:val="111111"/>
          <w:w w:val="105"/>
          <w:sz w:val="12"/>
        </w:rPr>
        <w:t>ISSN 1535-3893.</w:t>
      </w:r>
      <w:r>
        <w:rPr>
          <w:color w:val="111111"/>
          <w:spacing w:val="40"/>
          <w:w w:val="105"/>
          <w:sz w:val="12"/>
        </w:rPr>
        <w:t xml:space="preserve"> </w:t>
      </w:r>
      <w:proofErr w:type="spellStart"/>
      <w:r>
        <w:rPr>
          <w:color w:val="111111"/>
          <w:w w:val="105"/>
          <w:sz w:val="12"/>
        </w:rPr>
        <w:t>doi</w:t>
      </w:r>
      <w:proofErr w:type="spellEnd"/>
      <w:r>
        <w:rPr>
          <w:color w:val="111111"/>
          <w:w w:val="105"/>
          <w:sz w:val="12"/>
        </w:rPr>
        <w:t>:</w:t>
      </w:r>
      <w:r>
        <w:rPr>
          <w:color w:val="111111"/>
          <w:spacing w:val="40"/>
          <w:w w:val="105"/>
          <w:sz w:val="12"/>
        </w:rPr>
        <w:t xml:space="preserve"> </w:t>
      </w:r>
      <w:r>
        <w:rPr>
          <w:color w:val="111111"/>
          <w:spacing w:val="-2"/>
          <w:w w:val="105"/>
          <w:sz w:val="12"/>
        </w:rPr>
        <w:t>10.1021/acs.jproteome.6b00608.</w:t>
      </w:r>
    </w:p>
    <w:p w14:paraId="342C215F" w14:textId="77777777" w:rsidR="00D25E69" w:rsidRDefault="004E78E4">
      <w:pPr>
        <w:pStyle w:val="ListParagraph"/>
        <w:numPr>
          <w:ilvl w:val="0"/>
          <w:numId w:val="4"/>
        </w:numPr>
        <w:tabs>
          <w:tab w:val="left" w:pos="1535"/>
        </w:tabs>
        <w:spacing w:before="9" w:line="484" w:lineRule="auto"/>
        <w:ind w:left="1533" w:right="14" w:hanging="249"/>
        <w:jc w:val="both"/>
        <w:rPr>
          <w:sz w:val="12"/>
        </w:rPr>
      </w:pPr>
      <w:r>
        <w:rPr>
          <w:color w:val="111111"/>
          <w:w w:val="105"/>
          <w:sz w:val="12"/>
        </w:rPr>
        <w:t>David L. Tabb</w:t>
      </w:r>
      <w:r>
        <w:rPr>
          <w:color w:val="464646"/>
          <w:w w:val="105"/>
          <w:sz w:val="12"/>
        </w:rPr>
        <w:t xml:space="preserve">, </w:t>
      </w:r>
      <w:r>
        <w:rPr>
          <w:color w:val="111111"/>
          <w:w w:val="105"/>
          <w:sz w:val="12"/>
        </w:rPr>
        <w:t>Ma Ze-</w:t>
      </w:r>
      <w:proofErr w:type="spellStart"/>
      <w:r>
        <w:rPr>
          <w:color w:val="111111"/>
          <w:w w:val="105"/>
          <w:sz w:val="12"/>
        </w:rPr>
        <w:t>Qiang</w:t>
      </w:r>
      <w:proofErr w:type="spellEnd"/>
      <w:r>
        <w:rPr>
          <w:color w:val="464646"/>
          <w:w w:val="105"/>
          <w:sz w:val="12"/>
        </w:rPr>
        <w:t xml:space="preserve">, </w:t>
      </w:r>
      <w:r>
        <w:rPr>
          <w:color w:val="111111"/>
          <w:w w:val="105"/>
          <w:sz w:val="12"/>
        </w:rPr>
        <w:t>Daniel B. Martin, Amy Joan L.</w:t>
      </w:r>
      <w:r>
        <w:rPr>
          <w:color w:val="111111"/>
          <w:spacing w:val="40"/>
          <w:w w:val="105"/>
          <w:sz w:val="12"/>
        </w:rPr>
        <w:t xml:space="preserve"> </w:t>
      </w:r>
      <w:r>
        <w:rPr>
          <w:color w:val="111111"/>
          <w:w w:val="105"/>
          <w:sz w:val="12"/>
        </w:rPr>
        <w:t>Ham, and Matthew C. Chambers.</w:t>
      </w:r>
      <w:r>
        <w:rPr>
          <w:color w:val="111111"/>
          <w:spacing w:val="40"/>
          <w:w w:val="105"/>
          <w:sz w:val="12"/>
        </w:rPr>
        <w:t xml:space="preserve"> </w:t>
      </w:r>
      <w:proofErr w:type="spellStart"/>
      <w:r>
        <w:rPr>
          <w:color w:val="111111"/>
          <w:w w:val="105"/>
          <w:sz w:val="12"/>
        </w:rPr>
        <w:t>Directag</w:t>
      </w:r>
      <w:proofErr w:type="spellEnd"/>
      <w:r>
        <w:rPr>
          <w:color w:val="111111"/>
          <w:w w:val="105"/>
          <w:sz w:val="12"/>
        </w:rPr>
        <w:t xml:space="preserve">: </w:t>
      </w:r>
      <w:r>
        <w:rPr>
          <w:color w:val="2B2B2B"/>
          <w:w w:val="105"/>
          <w:sz w:val="12"/>
        </w:rPr>
        <w:t xml:space="preserve">Accurate </w:t>
      </w:r>
      <w:r>
        <w:rPr>
          <w:color w:val="111111"/>
          <w:w w:val="105"/>
          <w:sz w:val="12"/>
        </w:rPr>
        <w:t>se­</w:t>
      </w:r>
      <w:r>
        <w:rPr>
          <w:color w:val="111111"/>
          <w:spacing w:val="40"/>
          <w:w w:val="105"/>
          <w:sz w:val="12"/>
        </w:rPr>
        <w:t xml:space="preserve"> </w:t>
      </w:r>
      <w:proofErr w:type="spellStart"/>
      <w:r>
        <w:rPr>
          <w:color w:val="111111"/>
          <w:w w:val="105"/>
          <w:sz w:val="12"/>
        </w:rPr>
        <w:t>quence</w:t>
      </w:r>
      <w:proofErr w:type="spellEnd"/>
      <w:r>
        <w:rPr>
          <w:color w:val="111111"/>
          <w:w w:val="105"/>
          <w:sz w:val="12"/>
        </w:rPr>
        <w:t xml:space="preserve"> tags from peptide </w:t>
      </w:r>
      <w:proofErr w:type="spellStart"/>
      <w:r>
        <w:rPr>
          <w:color w:val="111111"/>
          <w:w w:val="105"/>
          <w:sz w:val="12"/>
        </w:rPr>
        <w:t>ms</w:t>
      </w:r>
      <w:proofErr w:type="spellEnd"/>
      <w:r>
        <w:rPr>
          <w:color w:val="111111"/>
          <w:w w:val="105"/>
          <w:sz w:val="12"/>
        </w:rPr>
        <w:t>/</w:t>
      </w:r>
      <w:proofErr w:type="spellStart"/>
      <w:r>
        <w:rPr>
          <w:color w:val="111111"/>
          <w:w w:val="105"/>
          <w:sz w:val="12"/>
        </w:rPr>
        <w:t>ms</w:t>
      </w:r>
      <w:proofErr w:type="spellEnd"/>
      <w:r>
        <w:rPr>
          <w:color w:val="111111"/>
          <w:w w:val="105"/>
          <w:sz w:val="12"/>
        </w:rPr>
        <w:t xml:space="preserve"> through statistical scoring.</w:t>
      </w:r>
      <w:r>
        <w:rPr>
          <w:color w:val="111111"/>
          <w:spacing w:val="40"/>
          <w:w w:val="105"/>
          <w:sz w:val="12"/>
        </w:rPr>
        <w:t xml:space="preserve"> </w:t>
      </w:r>
      <w:r>
        <w:rPr>
          <w:i/>
          <w:color w:val="111111"/>
          <w:w w:val="105"/>
          <w:sz w:val="13"/>
        </w:rPr>
        <w:t>Journal</w:t>
      </w:r>
      <w:r>
        <w:rPr>
          <w:i/>
          <w:color w:val="111111"/>
          <w:spacing w:val="-7"/>
          <w:w w:val="105"/>
          <w:sz w:val="13"/>
        </w:rPr>
        <w:t xml:space="preserve"> </w:t>
      </w:r>
      <w:r>
        <w:rPr>
          <w:i/>
          <w:color w:val="111111"/>
          <w:w w:val="105"/>
          <w:sz w:val="13"/>
        </w:rPr>
        <w:t>of</w:t>
      </w:r>
      <w:r>
        <w:rPr>
          <w:i/>
          <w:color w:val="111111"/>
          <w:spacing w:val="-10"/>
          <w:w w:val="105"/>
          <w:sz w:val="13"/>
        </w:rPr>
        <w:t xml:space="preserve"> </w:t>
      </w:r>
      <w:r>
        <w:rPr>
          <w:i/>
          <w:color w:val="111111"/>
          <w:w w:val="105"/>
          <w:sz w:val="13"/>
        </w:rPr>
        <w:t>Proteome Research</w:t>
      </w:r>
      <w:r>
        <w:rPr>
          <w:i/>
          <w:color w:val="464646"/>
          <w:w w:val="105"/>
          <w:sz w:val="13"/>
        </w:rPr>
        <w:t>,</w:t>
      </w:r>
      <w:r>
        <w:rPr>
          <w:i/>
          <w:color w:val="464646"/>
          <w:spacing w:val="-10"/>
          <w:w w:val="105"/>
          <w:sz w:val="13"/>
        </w:rPr>
        <w:t xml:space="preserve"> </w:t>
      </w:r>
      <w:r>
        <w:rPr>
          <w:color w:val="111111"/>
          <w:w w:val="105"/>
          <w:sz w:val="12"/>
        </w:rPr>
        <w:t>7(9):3838-3846,</w:t>
      </w:r>
      <w:r>
        <w:rPr>
          <w:color w:val="111111"/>
          <w:spacing w:val="-4"/>
          <w:w w:val="105"/>
          <w:sz w:val="12"/>
        </w:rPr>
        <w:t xml:space="preserve"> </w:t>
      </w:r>
      <w:r>
        <w:rPr>
          <w:color w:val="111111"/>
          <w:w w:val="105"/>
          <w:sz w:val="12"/>
        </w:rPr>
        <w:t>2008.</w:t>
      </w:r>
      <w:r>
        <w:rPr>
          <w:color w:val="111111"/>
          <w:spacing w:val="18"/>
          <w:w w:val="105"/>
          <w:sz w:val="12"/>
        </w:rPr>
        <w:t xml:space="preserve"> </w:t>
      </w:r>
      <w:r>
        <w:rPr>
          <w:color w:val="111111"/>
          <w:w w:val="105"/>
          <w:sz w:val="12"/>
        </w:rPr>
        <w:t>IS</w:t>
      </w:r>
      <w:r>
        <w:rPr>
          <w:color w:val="111111"/>
          <w:w w:val="105"/>
          <w:sz w:val="12"/>
        </w:rPr>
        <w:t>SN</w:t>
      </w:r>
      <w:r>
        <w:rPr>
          <w:color w:val="111111"/>
          <w:spacing w:val="40"/>
          <w:w w:val="105"/>
          <w:sz w:val="12"/>
        </w:rPr>
        <w:t xml:space="preserve"> </w:t>
      </w:r>
      <w:r>
        <w:rPr>
          <w:color w:val="111111"/>
          <w:w w:val="105"/>
          <w:sz w:val="12"/>
        </w:rPr>
        <w:t xml:space="preserve">15353893. </w:t>
      </w:r>
      <w:proofErr w:type="spellStart"/>
      <w:r>
        <w:rPr>
          <w:color w:val="111111"/>
          <w:w w:val="105"/>
          <w:sz w:val="12"/>
        </w:rPr>
        <w:t>doi</w:t>
      </w:r>
      <w:proofErr w:type="spellEnd"/>
      <w:r>
        <w:rPr>
          <w:color w:val="111111"/>
          <w:w w:val="105"/>
          <w:sz w:val="12"/>
        </w:rPr>
        <w:t>: 10.1021/pr800154p.</w:t>
      </w:r>
    </w:p>
    <w:p w14:paraId="1C090FAF" w14:textId="77777777" w:rsidR="00D25E69" w:rsidRDefault="004E78E4">
      <w:pPr>
        <w:pStyle w:val="ListParagraph"/>
        <w:numPr>
          <w:ilvl w:val="0"/>
          <w:numId w:val="4"/>
        </w:numPr>
        <w:tabs>
          <w:tab w:val="left" w:pos="1535"/>
        </w:tabs>
        <w:spacing w:before="6" w:line="489" w:lineRule="auto"/>
        <w:ind w:left="1535" w:right="14" w:hanging="251"/>
        <w:jc w:val="both"/>
        <w:rPr>
          <w:i/>
          <w:sz w:val="13"/>
        </w:rPr>
      </w:pPr>
      <w:proofErr w:type="spellStart"/>
      <w:r>
        <w:rPr>
          <w:color w:val="111111"/>
          <w:w w:val="105"/>
          <w:sz w:val="12"/>
        </w:rPr>
        <w:t>Lidong</w:t>
      </w:r>
      <w:proofErr w:type="spellEnd"/>
      <w:r>
        <w:rPr>
          <w:color w:val="111111"/>
          <w:spacing w:val="-9"/>
          <w:w w:val="105"/>
          <w:sz w:val="12"/>
        </w:rPr>
        <w:t xml:space="preserve"> </w:t>
      </w:r>
      <w:r>
        <w:rPr>
          <w:color w:val="111111"/>
          <w:w w:val="105"/>
          <w:sz w:val="12"/>
        </w:rPr>
        <w:t>He,</w:t>
      </w:r>
      <w:r>
        <w:rPr>
          <w:color w:val="111111"/>
          <w:spacing w:val="-9"/>
          <w:w w:val="105"/>
          <w:sz w:val="12"/>
        </w:rPr>
        <w:t xml:space="preserve"> </w:t>
      </w:r>
      <w:r>
        <w:rPr>
          <w:color w:val="111111"/>
          <w:w w:val="105"/>
          <w:sz w:val="12"/>
        </w:rPr>
        <w:t>Chad</w:t>
      </w:r>
      <w:r>
        <w:rPr>
          <w:color w:val="111111"/>
          <w:spacing w:val="-9"/>
          <w:w w:val="105"/>
          <w:sz w:val="12"/>
        </w:rPr>
        <w:t xml:space="preserve"> </w:t>
      </w:r>
      <w:r>
        <w:rPr>
          <w:color w:val="111111"/>
          <w:w w:val="105"/>
          <w:sz w:val="12"/>
        </w:rPr>
        <w:t>R.</w:t>
      </w:r>
      <w:r>
        <w:rPr>
          <w:color w:val="111111"/>
          <w:spacing w:val="-8"/>
          <w:w w:val="105"/>
          <w:sz w:val="12"/>
        </w:rPr>
        <w:t xml:space="preserve"> </w:t>
      </w:r>
      <w:proofErr w:type="spellStart"/>
      <w:r>
        <w:rPr>
          <w:color w:val="111111"/>
          <w:w w:val="105"/>
          <w:sz w:val="12"/>
        </w:rPr>
        <w:t>Weisbrod</w:t>
      </w:r>
      <w:proofErr w:type="spellEnd"/>
      <w:r>
        <w:rPr>
          <w:color w:val="111111"/>
          <w:w w:val="105"/>
          <w:sz w:val="12"/>
        </w:rPr>
        <w:t>,</w:t>
      </w:r>
      <w:r>
        <w:rPr>
          <w:color w:val="111111"/>
          <w:spacing w:val="-4"/>
          <w:w w:val="105"/>
          <w:sz w:val="12"/>
        </w:rPr>
        <w:t xml:space="preserve"> </w:t>
      </w:r>
      <w:r>
        <w:rPr>
          <w:color w:val="111111"/>
          <w:w w:val="105"/>
          <w:sz w:val="12"/>
        </w:rPr>
        <w:t>and</w:t>
      </w:r>
      <w:r>
        <w:rPr>
          <w:color w:val="111111"/>
          <w:spacing w:val="-7"/>
          <w:w w:val="105"/>
          <w:sz w:val="12"/>
        </w:rPr>
        <w:t xml:space="preserve"> </w:t>
      </w:r>
      <w:r>
        <w:rPr>
          <w:color w:val="2B2B2B"/>
          <w:w w:val="105"/>
          <w:sz w:val="12"/>
        </w:rPr>
        <w:t>Alan</w:t>
      </w:r>
      <w:r>
        <w:rPr>
          <w:color w:val="2B2B2B"/>
          <w:spacing w:val="-8"/>
          <w:w w:val="105"/>
          <w:sz w:val="12"/>
        </w:rPr>
        <w:t xml:space="preserve"> </w:t>
      </w:r>
      <w:r>
        <w:rPr>
          <w:color w:val="111111"/>
          <w:w w:val="105"/>
          <w:sz w:val="12"/>
        </w:rPr>
        <w:t>G.</w:t>
      </w:r>
      <w:r>
        <w:rPr>
          <w:color w:val="111111"/>
          <w:spacing w:val="-9"/>
          <w:w w:val="105"/>
          <w:sz w:val="12"/>
        </w:rPr>
        <w:t xml:space="preserve"> </w:t>
      </w:r>
      <w:r>
        <w:rPr>
          <w:color w:val="111111"/>
          <w:w w:val="105"/>
          <w:sz w:val="12"/>
        </w:rPr>
        <w:t>Marshall.</w:t>
      </w:r>
      <w:r>
        <w:rPr>
          <w:color w:val="111111"/>
          <w:spacing w:val="-4"/>
          <w:w w:val="105"/>
          <w:sz w:val="12"/>
        </w:rPr>
        <w:t xml:space="preserve"> </w:t>
      </w:r>
      <w:r>
        <w:rPr>
          <w:color w:val="111111"/>
          <w:w w:val="105"/>
          <w:sz w:val="12"/>
        </w:rPr>
        <w:t>Protein</w:t>
      </w:r>
      <w:r>
        <w:rPr>
          <w:color w:val="111111"/>
          <w:spacing w:val="-8"/>
          <w:w w:val="105"/>
          <w:sz w:val="12"/>
        </w:rPr>
        <w:t xml:space="preserve"> </w:t>
      </w:r>
      <w:r>
        <w:rPr>
          <w:color w:val="111111"/>
          <w:w w:val="105"/>
          <w:sz w:val="12"/>
        </w:rPr>
        <w:t>de</w:t>
      </w:r>
      <w:r>
        <w:rPr>
          <w:color w:val="111111"/>
          <w:spacing w:val="40"/>
          <w:w w:val="105"/>
          <w:sz w:val="12"/>
        </w:rPr>
        <w:t xml:space="preserve"> </w:t>
      </w:r>
      <w:r>
        <w:rPr>
          <w:color w:val="111111"/>
          <w:w w:val="105"/>
          <w:sz w:val="12"/>
        </w:rPr>
        <w:t xml:space="preserve">nova sequencing by top-down and middle-down </w:t>
      </w:r>
      <w:proofErr w:type="spellStart"/>
      <w:r>
        <w:rPr>
          <w:color w:val="111111"/>
          <w:w w:val="105"/>
          <w:sz w:val="12"/>
        </w:rPr>
        <w:t>ms</w:t>
      </w:r>
      <w:proofErr w:type="spellEnd"/>
      <w:r>
        <w:rPr>
          <w:color w:val="111111"/>
          <w:w w:val="105"/>
          <w:sz w:val="12"/>
        </w:rPr>
        <w:t>/</w:t>
      </w:r>
      <w:proofErr w:type="spellStart"/>
      <w:r>
        <w:rPr>
          <w:color w:val="111111"/>
          <w:w w:val="105"/>
          <w:sz w:val="12"/>
        </w:rPr>
        <w:t>ms</w:t>
      </w:r>
      <w:proofErr w:type="spellEnd"/>
      <w:r>
        <w:rPr>
          <w:color w:val="111111"/>
          <w:w w:val="105"/>
          <w:sz w:val="12"/>
        </w:rPr>
        <w:t xml:space="preserve">: </w:t>
      </w:r>
      <w:proofErr w:type="spellStart"/>
      <w:r>
        <w:rPr>
          <w:color w:val="111111"/>
          <w:w w:val="105"/>
          <w:sz w:val="12"/>
        </w:rPr>
        <w:t>Limi</w:t>
      </w:r>
      <w:proofErr w:type="spellEnd"/>
      <w:r>
        <w:rPr>
          <w:color w:val="111111"/>
          <w:w w:val="105"/>
          <w:sz w:val="12"/>
        </w:rPr>
        <w:t>­</w:t>
      </w:r>
      <w:r>
        <w:rPr>
          <w:color w:val="111111"/>
          <w:spacing w:val="40"/>
          <w:w w:val="105"/>
          <w:sz w:val="12"/>
        </w:rPr>
        <w:t xml:space="preserve"> </w:t>
      </w:r>
      <w:proofErr w:type="spellStart"/>
      <w:r>
        <w:rPr>
          <w:color w:val="111111"/>
          <w:w w:val="105"/>
          <w:sz w:val="12"/>
        </w:rPr>
        <w:t>tations</w:t>
      </w:r>
      <w:proofErr w:type="spellEnd"/>
      <w:r>
        <w:rPr>
          <w:color w:val="111111"/>
          <w:w w:val="105"/>
          <w:sz w:val="12"/>
        </w:rPr>
        <w:t xml:space="preserve"> imposed by mass measurement accuracy and gaps in</w:t>
      </w:r>
      <w:r>
        <w:rPr>
          <w:color w:val="111111"/>
          <w:spacing w:val="40"/>
          <w:w w:val="105"/>
          <w:sz w:val="12"/>
        </w:rPr>
        <w:t xml:space="preserve"> </w:t>
      </w:r>
      <w:r>
        <w:rPr>
          <w:color w:val="111111"/>
          <w:sz w:val="12"/>
        </w:rPr>
        <w:t>sequence coverage.</w:t>
      </w:r>
      <w:r>
        <w:rPr>
          <w:color w:val="111111"/>
          <w:spacing w:val="32"/>
          <w:sz w:val="12"/>
        </w:rPr>
        <w:t xml:space="preserve"> </w:t>
      </w:r>
      <w:r>
        <w:rPr>
          <w:i/>
          <w:color w:val="111111"/>
          <w:sz w:val="13"/>
        </w:rPr>
        <w:t xml:space="preserve">International Journal of Mass </w:t>
      </w:r>
      <w:proofErr w:type="spellStart"/>
      <w:r>
        <w:rPr>
          <w:i/>
          <w:color w:val="111111"/>
          <w:sz w:val="13"/>
        </w:rPr>
        <w:t>Spectrom</w:t>
      </w:r>
      <w:proofErr w:type="spellEnd"/>
      <w:r>
        <w:rPr>
          <w:i/>
          <w:color w:val="111111"/>
          <w:sz w:val="13"/>
        </w:rPr>
        <w:t>­</w:t>
      </w:r>
    </w:p>
    <w:p w14:paraId="22AB5BB5" w14:textId="77777777" w:rsidR="00D25E69" w:rsidRDefault="004E78E4">
      <w:pPr>
        <w:spacing w:line="130" w:lineRule="exact"/>
        <w:ind w:left="1536"/>
        <w:jc w:val="both"/>
        <w:rPr>
          <w:sz w:val="12"/>
        </w:rPr>
      </w:pPr>
      <w:proofErr w:type="spellStart"/>
      <w:r>
        <w:rPr>
          <w:i/>
          <w:color w:val="111111"/>
          <w:w w:val="105"/>
          <w:sz w:val="13"/>
        </w:rPr>
        <w:t>etry</w:t>
      </w:r>
      <w:proofErr w:type="spellEnd"/>
      <w:r>
        <w:rPr>
          <w:i/>
          <w:color w:val="111111"/>
          <w:w w:val="105"/>
          <w:sz w:val="13"/>
        </w:rPr>
        <w:t>,</w:t>
      </w:r>
      <w:r>
        <w:rPr>
          <w:i/>
          <w:color w:val="111111"/>
          <w:spacing w:val="-7"/>
          <w:w w:val="105"/>
          <w:sz w:val="13"/>
        </w:rPr>
        <w:t xml:space="preserve"> </w:t>
      </w:r>
      <w:r>
        <w:rPr>
          <w:color w:val="111111"/>
          <w:w w:val="105"/>
          <w:sz w:val="12"/>
        </w:rPr>
        <w:t>427:107-113,</w:t>
      </w:r>
      <w:r>
        <w:rPr>
          <w:color w:val="111111"/>
          <w:spacing w:val="9"/>
          <w:w w:val="105"/>
          <w:sz w:val="12"/>
        </w:rPr>
        <w:t xml:space="preserve"> </w:t>
      </w:r>
      <w:r>
        <w:rPr>
          <w:color w:val="111111"/>
          <w:w w:val="105"/>
          <w:sz w:val="12"/>
        </w:rPr>
        <w:t>2018.</w:t>
      </w:r>
      <w:r>
        <w:rPr>
          <w:color w:val="111111"/>
          <w:spacing w:val="10"/>
          <w:w w:val="105"/>
          <w:sz w:val="12"/>
        </w:rPr>
        <w:t xml:space="preserve"> </w:t>
      </w:r>
      <w:r>
        <w:rPr>
          <w:color w:val="111111"/>
          <w:w w:val="105"/>
          <w:sz w:val="12"/>
        </w:rPr>
        <w:t>ISSN</w:t>
      </w:r>
      <w:r>
        <w:rPr>
          <w:color w:val="111111"/>
          <w:spacing w:val="-2"/>
          <w:w w:val="105"/>
          <w:sz w:val="12"/>
        </w:rPr>
        <w:t xml:space="preserve"> </w:t>
      </w:r>
      <w:r>
        <w:rPr>
          <w:color w:val="111111"/>
          <w:w w:val="105"/>
          <w:sz w:val="12"/>
        </w:rPr>
        <w:t>13873806.</w:t>
      </w:r>
      <w:r>
        <w:rPr>
          <w:color w:val="111111"/>
          <w:spacing w:val="13"/>
          <w:w w:val="105"/>
          <w:sz w:val="12"/>
        </w:rPr>
        <w:t xml:space="preserve"> </w:t>
      </w:r>
      <w:proofErr w:type="spellStart"/>
      <w:r>
        <w:rPr>
          <w:color w:val="111111"/>
          <w:w w:val="105"/>
          <w:sz w:val="12"/>
        </w:rPr>
        <w:t>doi</w:t>
      </w:r>
      <w:proofErr w:type="spellEnd"/>
      <w:r>
        <w:rPr>
          <w:color w:val="111111"/>
          <w:w w:val="105"/>
          <w:sz w:val="12"/>
        </w:rPr>
        <w:t>:</w:t>
      </w:r>
      <w:r>
        <w:rPr>
          <w:color w:val="111111"/>
          <w:spacing w:val="8"/>
          <w:w w:val="105"/>
          <w:sz w:val="12"/>
        </w:rPr>
        <w:t xml:space="preserve"> </w:t>
      </w:r>
      <w:r>
        <w:rPr>
          <w:color w:val="111111"/>
          <w:spacing w:val="-2"/>
          <w:w w:val="105"/>
          <w:sz w:val="12"/>
        </w:rPr>
        <w:t>10.1016/</w:t>
      </w:r>
      <w:proofErr w:type="spellStart"/>
      <w:r>
        <w:rPr>
          <w:color w:val="111111"/>
          <w:spacing w:val="-2"/>
          <w:w w:val="105"/>
          <w:sz w:val="12"/>
        </w:rPr>
        <w:t>j.ijms</w:t>
      </w:r>
      <w:proofErr w:type="spellEnd"/>
      <w:r>
        <w:rPr>
          <w:color w:val="111111"/>
          <w:spacing w:val="-2"/>
          <w:w w:val="105"/>
          <w:sz w:val="12"/>
        </w:rPr>
        <w:t>.</w:t>
      </w:r>
    </w:p>
    <w:p w14:paraId="22E9EBE6" w14:textId="77777777" w:rsidR="00D25E69" w:rsidRDefault="00D25E69">
      <w:pPr>
        <w:pStyle w:val="BodyText"/>
        <w:spacing w:before="10"/>
        <w:rPr>
          <w:sz w:val="12"/>
        </w:rPr>
      </w:pPr>
    </w:p>
    <w:p w14:paraId="030B926D" w14:textId="77777777" w:rsidR="00D25E69" w:rsidRDefault="004E78E4">
      <w:pPr>
        <w:ind w:left="1539"/>
        <w:rPr>
          <w:sz w:val="12"/>
        </w:rPr>
      </w:pPr>
      <w:r>
        <w:rPr>
          <w:color w:val="111111"/>
          <w:spacing w:val="-2"/>
          <w:w w:val="105"/>
          <w:sz w:val="12"/>
        </w:rPr>
        <w:t>2017.11.012.</w:t>
      </w:r>
    </w:p>
    <w:p w14:paraId="6DFD1817" w14:textId="77777777" w:rsidR="00D25E69" w:rsidRDefault="00D25E69">
      <w:pPr>
        <w:pStyle w:val="BodyText"/>
        <w:spacing w:before="8"/>
        <w:rPr>
          <w:sz w:val="12"/>
        </w:rPr>
      </w:pPr>
    </w:p>
    <w:p w14:paraId="219228EA" w14:textId="77777777" w:rsidR="00D25E69" w:rsidRDefault="004E78E4">
      <w:pPr>
        <w:pStyle w:val="ListParagraph"/>
        <w:numPr>
          <w:ilvl w:val="0"/>
          <w:numId w:val="4"/>
        </w:numPr>
        <w:tabs>
          <w:tab w:val="left" w:pos="1535"/>
        </w:tabs>
        <w:spacing w:line="482" w:lineRule="auto"/>
        <w:ind w:left="1535" w:hanging="251"/>
        <w:jc w:val="both"/>
        <w:rPr>
          <w:sz w:val="12"/>
        </w:rPr>
      </w:pPr>
      <w:r>
        <w:rPr>
          <w:color w:val="111111"/>
          <w:w w:val="105"/>
          <w:sz w:val="12"/>
        </w:rPr>
        <w:t xml:space="preserve">Matthias </w:t>
      </w:r>
      <w:proofErr w:type="spellStart"/>
      <w:r>
        <w:rPr>
          <w:color w:val="111111"/>
          <w:w w:val="105"/>
          <w:sz w:val="12"/>
        </w:rPr>
        <w:t>Wilm</w:t>
      </w:r>
      <w:proofErr w:type="spellEnd"/>
      <w:r>
        <w:rPr>
          <w:color w:val="111111"/>
          <w:w w:val="105"/>
          <w:sz w:val="12"/>
        </w:rPr>
        <w:t xml:space="preserve"> and Matthias Mann. Analytical properties of the</w:t>
      </w:r>
      <w:r>
        <w:rPr>
          <w:color w:val="111111"/>
          <w:spacing w:val="40"/>
          <w:w w:val="105"/>
          <w:sz w:val="12"/>
        </w:rPr>
        <w:t xml:space="preserve"> </w:t>
      </w:r>
      <w:proofErr w:type="spellStart"/>
      <w:r>
        <w:rPr>
          <w:color w:val="111111"/>
          <w:w w:val="105"/>
          <w:sz w:val="12"/>
        </w:rPr>
        <w:t>nanoelectrospray</w:t>
      </w:r>
      <w:proofErr w:type="spellEnd"/>
      <w:r>
        <w:rPr>
          <w:color w:val="111111"/>
          <w:spacing w:val="-6"/>
          <w:w w:val="105"/>
          <w:sz w:val="12"/>
        </w:rPr>
        <w:t xml:space="preserve"> </w:t>
      </w:r>
      <w:r>
        <w:rPr>
          <w:color w:val="111111"/>
          <w:w w:val="105"/>
          <w:sz w:val="12"/>
        </w:rPr>
        <w:t>ion</w:t>
      </w:r>
      <w:r>
        <w:rPr>
          <w:color w:val="111111"/>
          <w:spacing w:val="-6"/>
          <w:w w:val="105"/>
          <w:sz w:val="12"/>
        </w:rPr>
        <w:t xml:space="preserve"> </w:t>
      </w:r>
      <w:r>
        <w:rPr>
          <w:color w:val="111111"/>
          <w:w w:val="105"/>
          <w:sz w:val="12"/>
        </w:rPr>
        <w:t xml:space="preserve">source. </w:t>
      </w:r>
      <w:r>
        <w:rPr>
          <w:i/>
          <w:color w:val="111111"/>
          <w:w w:val="105"/>
          <w:sz w:val="13"/>
        </w:rPr>
        <w:t>Analytical</w:t>
      </w:r>
      <w:r>
        <w:rPr>
          <w:i/>
          <w:color w:val="111111"/>
          <w:spacing w:val="-2"/>
          <w:w w:val="105"/>
          <w:sz w:val="13"/>
        </w:rPr>
        <w:t xml:space="preserve"> </w:t>
      </w:r>
      <w:r>
        <w:rPr>
          <w:i/>
          <w:color w:val="111111"/>
          <w:w w:val="105"/>
          <w:sz w:val="13"/>
        </w:rPr>
        <w:t>Chemistry,</w:t>
      </w:r>
      <w:r>
        <w:rPr>
          <w:i/>
          <w:color w:val="111111"/>
          <w:spacing w:val="-4"/>
          <w:w w:val="105"/>
          <w:sz w:val="13"/>
        </w:rPr>
        <w:t xml:space="preserve"> </w:t>
      </w:r>
      <w:r>
        <w:rPr>
          <w:color w:val="111111"/>
          <w:w w:val="105"/>
          <w:sz w:val="12"/>
        </w:rPr>
        <w:t>68(1):1-8,</w:t>
      </w:r>
      <w:r>
        <w:rPr>
          <w:color w:val="111111"/>
          <w:spacing w:val="40"/>
          <w:w w:val="105"/>
          <w:sz w:val="12"/>
        </w:rPr>
        <w:t xml:space="preserve"> </w:t>
      </w:r>
      <w:r>
        <w:rPr>
          <w:color w:val="111111"/>
          <w:w w:val="105"/>
          <w:sz w:val="12"/>
        </w:rPr>
        <w:t xml:space="preserve">1996. ISSN 00032700. </w:t>
      </w:r>
      <w:proofErr w:type="spellStart"/>
      <w:r>
        <w:rPr>
          <w:color w:val="111111"/>
          <w:w w:val="105"/>
          <w:sz w:val="12"/>
        </w:rPr>
        <w:t>doi</w:t>
      </w:r>
      <w:proofErr w:type="spellEnd"/>
      <w:r>
        <w:rPr>
          <w:color w:val="111111"/>
          <w:w w:val="105"/>
          <w:sz w:val="12"/>
        </w:rPr>
        <w:t>: 10.1021/ac9509519/asset/</w:t>
      </w:r>
      <w:proofErr w:type="spellStart"/>
      <w:r>
        <w:rPr>
          <w:color w:val="111111"/>
          <w:w w:val="105"/>
          <w:sz w:val="12"/>
        </w:rPr>
        <w:t>imagesl</w:t>
      </w:r>
      <w:proofErr w:type="spellEnd"/>
      <w:r>
        <w:rPr>
          <w:color w:val="111111"/>
          <w:spacing w:val="40"/>
          <w:w w:val="105"/>
          <w:sz w:val="12"/>
        </w:rPr>
        <w:t xml:space="preserve"> </w:t>
      </w:r>
      <w:r>
        <w:rPr>
          <w:color w:val="111111"/>
          <w:spacing w:val="-2"/>
          <w:w w:val="105"/>
          <w:sz w:val="12"/>
        </w:rPr>
        <w:t>large/ac9509519f00006.jpeg.</w:t>
      </w:r>
    </w:p>
    <w:p w14:paraId="7F385B77" w14:textId="77777777" w:rsidR="00D25E69" w:rsidRDefault="004E78E4">
      <w:pPr>
        <w:spacing w:before="5"/>
        <w:rPr>
          <w:sz w:val="12"/>
        </w:rPr>
      </w:pPr>
      <w:r>
        <w:br w:type="column"/>
      </w:r>
    </w:p>
    <w:p w14:paraId="3019E8DB" w14:textId="77777777" w:rsidR="00D25E69" w:rsidRDefault="004E78E4">
      <w:pPr>
        <w:spacing w:line="470" w:lineRule="auto"/>
        <w:ind w:left="472" w:right="1194" w:firstLine="4"/>
        <w:jc w:val="both"/>
        <w:rPr>
          <w:sz w:val="12"/>
        </w:rPr>
      </w:pPr>
      <w:proofErr w:type="spellStart"/>
      <w:r>
        <w:rPr>
          <w:color w:val="111111"/>
          <w:w w:val="105"/>
          <w:sz w:val="12"/>
        </w:rPr>
        <w:t>Damoc</w:t>
      </w:r>
      <w:proofErr w:type="spellEnd"/>
      <w:r>
        <w:rPr>
          <w:color w:val="464646"/>
          <w:w w:val="105"/>
          <w:sz w:val="12"/>
        </w:rPr>
        <w:t>,</w:t>
      </w:r>
      <w:r>
        <w:rPr>
          <w:color w:val="464646"/>
          <w:spacing w:val="-8"/>
          <w:w w:val="105"/>
          <w:sz w:val="12"/>
        </w:rPr>
        <w:t xml:space="preserve"> </w:t>
      </w:r>
      <w:r>
        <w:rPr>
          <w:color w:val="111111"/>
          <w:w w:val="105"/>
          <w:sz w:val="12"/>
        </w:rPr>
        <w:t>and Alexander Makarov.</w:t>
      </w:r>
      <w:r>
        <w:rPr>
          <w:color w:val="111111"/>
          <w:spacing w:val="22"/>
          <w:w w:val="105"/>
          <w:sz w:val="12"/>
        </w:rPr>
        <w:t xml:space="preserve"> </w:t>
      </w:r>
      <w:r>
        <w:rPr>
          <w:color w:val="111111"/>
          <w:w w:val="105"/>
          <w:sz w:val="12"/>
        </w:rPr>
        <w:t>Phase-constrained</w:t>
      </w:r>
      <w:r>
        <w:rPr>
          <w:color w:val="111111"/>
          <w:spacing w:val="-1"/>
          <w:w w:val="105"/>
          <w:sz w:val="12"/>
        </w:rPr>
        <w:t xml:space="preserve"> </w:t>
      </w:r>
      <w:r>
        <w:rPr>
          <w:color w:val="111111"/>
          <w:w w:val="105"/>
          <w:sz w:val="12"/>
        </w:rPr>
        <w:t>spectrum</w:t>
      </w:r>
      <w:r>
        <w:rPr>
          <w:color w:val="111111"/>
          <w:spacing w:val="40"/>
          <w:w w:val="105"/>
          <w:sz w:val="12"/>
        </w:rPr>
        <w:t xml:space="preserve"> </w:t>
      </w:r>
      <w:r>
        <w:rPr>
          <w:color w:val="111111"/>
          <w:w w:val="105"/>
          <w:sz w:val="12"/>
        </w:rPr>
        <w:t>deconvolution</w:t>
      </w:r>
      <w:r>
        <w:rPr>
          <w:color w:val="111111"/>
          <w:spacing w:val="-6"/>
          <w:w w:val="105"/>
          <w:sz w:val="12"/>
        </w:rPr>
        <w:t xml:space="preserve"> </w:t>
      </w:r>
      <w:r>
        <w:rPr>
          <w:color w:val="111111"/>
          <w:w w:val="105"/>
          <w:sz w:val="12"/>
        </w:rPr>
        <w:t>for</w:t>
      </w:r>
      <w:r>
        <w:rPr>
          <w:color w:val="111111"/>
          <w:spacing w:val="-7"/>
          <w:w w:val="105"/>
          <w:sz w:val="12"/>
        </w:rPr>
        <w:t xml:space="preserve"> </w:t>
      </w:r>
      <w:proofErr w:type="spellStart"/>
      <w:r>
        <w:rPr>
          <w:color w:val="111111"/>
          <w:w w:val="105"/>
          <w:sz w:val="12"/>
        </w:rPr>
        <w:t>fourier</w:t>
      </w:r>
      <w:proofErr w:type="spellEnd"/>
      <w:r>
        <w:rPr>
          <w:color w:val="111111"/>
          <w:spacing w:val="-9"/>
          <w:w w:val="105"/>
          <w:sz w:val="12"/>
        </w:rPr>
        <w:t xml:space="preserve"> </w:t>
      </w:r>
      <w:r>
        <w:rPr>
          <w:color w:val="111111"/>
          <w:w w:val="105"/>
          <w:sz w:val="12"/>
        </w:rPr>
        <w:t>transform</w:t>
      </w:r>
      <w:r>
        <w:rPr>
          <w:color w:val="111111"/>
          <w:spacing w:val="-1"/>
          <w:w w:val="105"/>
          <w:sz w:val="12"/>
        </w:rPr>
        <w:t xml:space="preserve"> </w:t>
      </w:r>
      <w:r>
        <w:rPr>
          <w:color w:val="111111"/>
          <w:w w:val="105"/>
          <w:sz w:val="12"/>
        </w:rPr>
        <w:t>mass</w:t>
      </w:r>
      <w:r>
        <w:rPr>
          <w:color w:val="111111"/>
          <w:spacing w:val="-9"/>
          <w:w w:val="105"/>
          <w:sz w:val="12"/>
        </w:rPr>
        <w:t xml:space="preserve"> </w:t>
      </w:r>
      <w:r>
        <w:rPr>
          <w:color w:val="111111"/>
          <w:w w:val="105"/>
          <w:sz w:val="12"/>
        </w:rPr>
        <w:t>spectrometry.</w:t>
      </w:r>
      <w:r>
        <w:rPr>
          <w:color w:val="111111"/>
          <w:spacing w:val="10"/>
          <w:w w:val="105"/>
          <w:sz w:val="12"/>
        </w:rPr>
        <w:t xml:space="preserve"> </w:t>
      </w:r>
      <w:proofErr w:type="spellStart"/>
      <w:r>
        <w:rPr>
          <w:i/>
          <w:color w:val="111111"/>
          <w:w w:val="105"/>
          <w:sz w:val="13"/>
        </w:rPr>
        <w:t>Analyt</w:t>
      </w:r>
      <w:proofErr w:type="spellEnd"/>
      <w:r>
        <w:rPr>
          <w:i/>
          <w:color w:val="111111"/>
          <w:w w:val="105"/>
          <w:sz w:val="13"/>
        </w:rPr>
        <w:t>­</w:t>
      </w:r>
      <w:r>
        <w:rPr>
          <w:i/>
          <w:color w:val="111111"/>
          <w:spacing w:val="40"/>
          <w:w w:val="105"/>
          <w:sz w:val="13"/>
        </w:rPr>
        <w:t xml:space="preserve"> </w:t>
      </w:r>
      <w:proofErr w:type="spellStart"/>
      <w:r>
        <w:rPr>
          <w:i/>
          <w:color w:val="111111"/>
          <w:w w:val="105"/>
          <w:sz w:val="13"/>
        </w:rPr>
        <w:t>ical</w:t>
      </w:r>
      <w:proofErr w:type="spellEnd"/>
      <w:r>
        <w:rPr>
          <w:i/>
          <w:color w:val="111111"/>
          <w:spacing w:val="-5"/>
          <w:w w:val="105"/>
          <w:sz w:val="13"/>
        </w:rPr>
        <w:t xml:space="preserve"> </w:t>
      </w:r>
      <w:r>
        <w:rPr>
          <w:i/>
          <w:color w:val="111111"/>
          <w:w w:val="105"/>
          <w:sz w:val="13"/>
        </w:rPr>
        <w:t>Chemistry,</w:t>
      </w:r>
      <w:r>
        <w:rPr>
          <w:i/>
          <w:color w:val="111111"/>
          <w:spacing w:val="-1"/>
          <w:w w:val="105"/>
          <w:sz w:val="13"/>
        </w:rPr>
        <w:t xml:space="preserve"> </w:t>
      </w:r>
      <w:r>
        <w:rPr>
          <w:color w:val="111111"/>
          <w:w w:val="105"/>
          <w:sz w:val="12"/>
        </w:rPr>
        <w:t>89(2):1202-1211</w:t>
      </w:r>
      <w:r>
        <w:rPr>
          <w:color w:val="464646"/>
          <w:w w:val="105"/>
          <w:sz w:val="12"/>
        </w:rPr>
        <w:t>,</w:t>
      </w:r>
      <w:r>
        <w:rPr>
          <w:color w:val="464646"/>
          <w:spacing w:val="-3"/>
          <w:w w:val="105"/>
          <w:sz w:val="12"/>
        </w:rPr>
        <w:t xml:space="preserve"> </w:t>
      </w:r>
      <w:r>
        <w:rPr>
          <w:color w:val="111111"/>
          <w:w w:val="105"/>
          <w:sz w:val="12"/>
        </w:rPr>
        <w:t>2017.</w:t>
      </w:r>
      <w:r>
        <w:rPr>
          <w:color w:val="111111"/>
          <w:spacing w:val="25"/>
          <w:w w:val="105"/>
          <w:sz w:val="12"/>
        </w:rPr>
        <w:t xml:space="preserve"> </w:t>
      </w:r>
      <w:r>
        <w:rPr>
          <w:color w:val="111111"/>
          <w:w w:val="105"/>
          <w:sz w:val="12"/>
        </w:rPr>
        <w:t>ISSN 15206882.</w:t>
      </w:r>
      <w:r>
        <w:rPr>
          <w:color w:val="111111"/>
          <w:spacing w:val="24"/>
          <w:w w:val="105"/>
          <w:sz w:val="12"/>
        </w:rPr>
        <w:t xml:space="preserve"> </w:t>
      </w:r>
      <w:proofErr w:type="spellStart"/>
      <w:r>
        <w:rPr>
          <w:color w:val="111111"/>
          <w:w w:val="105"/>
          <w:sz w:val="12"/>
        </w:rPr>
        <w:t>doi</w:t>
      </w:r>
      <w:proofErr w:type="spellEnd"/>
      <w:r>
        <w:rPr>
          <w:color w:val="111111"/>
          <w:w w:val="105"/>
          <w:sz w:val="12"/>
        </w:rPr>
        <w:t>:</w:t>
      </w:r>
    </w:p>
    <w:p w14:paraId="6D06E083" w14:textId="77777777" w:rsidR="00D25E69" w:rsidRDefault="00D67176">
      <w:pPr>
        <w:spacing w:line="137" w:lineRule="exact"/>
        <w:ind w:left="478"/>
        <w:rPr>
          <w:sz w:val="12"/>
        </w:rPr>
      </w:pPr>
      <w:r>
        <w:rPr>
          <w:noProof/>
        </w:rPr>
        <mc:AlternateContent>
          <mc:Choice Requires="wps">
            <w:drawing>
              <wp:anchor distT="0" distB="0" distL="114300" distR="114300" simplePos="0" relativeHeight="15738880" behindDoc="0" locked="0" layoutInCell="1" allowOverlap="1" wp14:anchorId="2FEFD78C" wp14:editId="1F2CD7B9">
                <wp:simplePos x="0" y="0"/>
                <wp:positionH relativeFrom="page">
                  <wp:posOffset>6179820</wp:posOffset>
                </wp:positionH>
                <wp:positionV relativeFrom="paragraph">
                  <wp:posOffset>5715</wp:posOffset>
                </wp:positionV>
                <wp:extent cx="372110" cy="965200"/>
                <wp:effectExtent l="0" t="0" r="0" b="0"/>
                <wp:wrapNone/>
                <wp:docPr id="1584294996" name="docshape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72110" cy="965200"/>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BD0970" w14:textId="77777777" w:rsidR="00D25E69" w:rsidRDefault="00D25E69">
                            <w:pPr>
                              <w:pStyle w:val="BodyText"/>
                              <w:rPr>
                                <w:color w:val="000000"/>
                                <w:sz w:val="32"/>
                              </w:rPr>
                            </w:pPr>
                          </w:p>
                          <w:p w14:paraId="5F1FCE0D" w14:textId="77777777" w:rsidR="00D25E69" w:rsidRDefault="00D25E69">
                            <w:pPr>
                              <w:pStyle w:val="BodyText"/>
                              <w:spacing w:before="9"/>
                              <w:rPr>
                                <w:color w:val="000000"/>
                                <w:sz w:val="26"/>
                              </w:rPr>
                            </w:pPr>
                          </w:p>
                          <w:p w14:paraId="6230A3AF" w14:textId="77777777" w:rsidR="00D25E69" w:rsidRDefault="004E78E4">
                            <w:pPr>
                              <w:ind w:left="237"/>
                              <w:rPr>
                                <w:color w:val="000000"/>
                                <w:sz w:val="29"/>
                              </w:rPr>
                            </w:pPr>
                            <w:r>
                              <w:rPr>
                                <w:color w:val="FFFFFF"/>
                                <w:w w:val="110"/>
                                <w:sz w:val="29"/>
                              </w:rPr>
                              <w:t>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EFD78C" id="docshape50" o:spid="_x0000_s1041" type="#_x0000_t202" style="position:absolute;left:0;text-align:left;margin-left:486.6pt;margin-top:.45pt;width:29.3pt;height:76pt;z-index:15738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" fillcolor="gray" stroked="f">
                <v:path arrowok="t"/>
                <v:textbox inset="0,0,0,0">
                  <w:txbxContent>
                    <w:p w14:paraId="30BD0970" w14:textId="77777777" w:rsidR="00D25E69" w:rsidRDefault="00D25E69">
                      <w:pPr>
                        <w:pStyle w:val="BodyText"/>
                        <w:rPr>
                          <w:color w:val="000000"/>
                          <w:sz w:val="32"/>
                        </w:rPr>
                      </w:pPr>
                    </w:p>
                    <w:p w14:paraId="5F1FCE0D" w14:textId="77777777" w:rsidR="00D25E69" w:rsidRDefault="00D25E69">
                      <w:pPr>
                        <w:pStyle w:val="BodyText"/>
                        <w:spacing w:before="9"/>
                        <w:rPr>
                          <w:color w:val="000000"/>
                          <w:sz w:val="26"/>
                        </w:rPr>
                      </w:pPr>
                    </w:p>
                    <w:p w14:paraId="6230A3AF" w14:textId="77777777" w:rsidR="00D25E69" w:rsidRDefault="004E78E4">
                      <w:pPr>
                        <w:ind w:left="237"/>
                        <w:rPr>
                          <w:color w:val="000000"/>
                          <w:sz w:val="29"/>
                        </w:rPr>
                      </w:pPr>
                      <w:r>
                        <w:rPr>
                          <w:color w:val="FFFFFF"/>
                          <w:w w:val="110"/>
                          <w:sz w:val="29"/>
                        </w:rPr>
                        <w:t>6</w:t>
                      </w:r>
                    </w:p>
                  </w:txbxContent>
                </v:textbox>
                <w10:wrap anchorx="page"/>
              </v:shape>
            </w:pict>
          </mc:Fallback>
        </mc:AlternateContent>
      </w:r>
      <w:r>
        <w:rPr>
          <w:color w:val="111111"/>
          <w:spacing w:val="-2"/>
          <w:w w:val="105"/>
          <w:sz w:val="12"/>
        </w:rPr>
        <w:t>10.1021</w:t>
      </w:r>
      <w:r>
        <w:rPr>
          <w:color w:val="2B2B2B"/>
          <w:spacing w:val="-2"/>
          <w:w w:val="105"/>
          <w:sz w:val="12"/>
        </w:rPr>
        <w:t>lacs.analchem.6b03636.</w:t>
      </w:r>
    </w:p>
    <w:p w14:paraId="3BE00251" w14:textId="77777777" w:rsidR="00D25E69" w:rsidRDefault="00D25E69">
      <w:pPr>
        <w:pStyle w:val="BodyText"/>
        <w:spacing w:before="7"/>
        <w:rPr>
          <w:sz w:val="12"/>
        </w:rPr>
      </w:pPr>
    </w:p>
    <w:p w14:paraId="1BC5B9AA" w14:textId="77777777" w:rsidR="00D25E69" w:rsidRDefault="004E78E4">
      <w:pPr>
        <w:pStyle w:val="ListParagraph"/>
        <w:numPr>
          <w:ilvl w:val="0"/>
          <w:numId w:val="2"/>
        </w:numPr>
        <w:tabs>
          <w:tab w:val="left" w:pos="478"/>
        </w:tabs>
        <w:spacing w:before="1"/>
        <w:rPr>
          <w:sz w:val="12"/>
        </w:rPr>
      </w:pPr>
      <w:proofErr w:type="spellStart"/>
      <w:r>
        <w:rPr>
          <w:color w:val="111111"/>
          <w:w w:val="105"/>
          <w:sz w:val="12"/>
        </w:rPr>
        <w:t>Kyowon</w:t>
      </w:r>
      <w:proofErr w:type="spellEnd"/>
      <w:r>
        <w:rPr>
          <w:color w:val="111111"/>
          <w:spacing w:val="51"/>
          <w:w w:val="105"/>
          <w:sz w:val="12"/>
        </w:rPr>
        <w:t xml:space="preserve"> </w:t>
      </w:r>
      <w:proofErr w:type="spellStart"/>
      <w:r>
        <w:rPr>
          <w:color w:val="111111"/>
          <w:w w:val="105"/>
          <w:sz w:val="12"/>
        </w:rPr>
        <w:t>Jeong</w:t>
      </w:r>
      <w:proofErr w:type="spellEnd"/>
      <w:r>
        <w:rPr>
          <w:color w:val="464646"/>
          <w:w w:val="105"/>
          <w:sz w:val="12"/>
        </w:rPr>
        <w:t>,</w:t>
      </w:r>
      <w:r>
        <w:rPr>
          <w:color w:val="464646"/>
          <w:spacing w:val="45"/>
          <w:w w:val="105"/>
          <w:sz w:val="12"/>
        </w:rPr>
        <w:t xml:space="preserve"> </w:t>
      </w:r>
      <w:r>
        <w:rPr>
          <w:color w:val="111111"/>
          <w:w w:val="105"/>
          <w:sz w:val="12"/>
        </w:rPr>
        <w:t>Masa</w:t>
      </w:r>
      <w:r>
        <w:rPr>
          <w:color w:val="111111"/>
          <w:spacing w:val="53"/>
          <w:w w:val="105"/>
          <w:sz w:val="12"/>
        </w:rPr>
        <w:t xml:space="preserve"> </w:t>
      </w:r>
      <w:proofErr w:type="spellStart"/>
      <w:r>
        <w:rPr>
          <w:color w:val="111111"/>
          <w:w w:val="105"/>
          <w:sz w:val="12"/>
        </w:rPr>
        <w:t>Babovic</w:t>
      </w:r>
      <w:proofErr w:type="spellEnd"/>
      <w:r>
        <w:rPr>
          <w:color w:val="464646"/>
          <w:w w:val="105"/>
          <w:sz w:val="12"/>
        </w:rPr>
        <w:t>,</w:t>
      </w:r>
      <w:r>
        <w:rPr>
          <w:color w:val="464646"/>
          <w:spacing w:val="48"/>
          <w:w w:val="105"/>
          <w:sz w:val="12"/>
        </w:rPr>
        <w:t xml:space="preserve"> </w:t>
      </w:r>
      <w:r>
        <w:rPr>
          <w:color w:val="111111"/>
          <w:w w:val="105"/>
          <w:sz w:val="12"/>
        </w:rPr>
        <w:t>Vladimir</w:t>
      </w:r>
      <w:r>
        <w:rPr>
          <w:color w:val="111111"/>
          <w:spacing w:val="50"/>
          <w:w w:val="105"/>
          <w:sz w:val="12"/>
        </w:rPr>
        <w:t xml:space="preserve"> </w:t>
      </w:r>
      <w:proofErr w:type="spellStart"/>
      <w:r>
        <w:rPr>
          <w:color w:val="111111"/>
          <w:w w:val="105"/>
          <w:sz w:val="12"/>
        </w:rPr>
        <w:t>Gorshkov</w:t>
      </w:r>
      <w:proofErr w:type="spellEnd"/>
      <w:r>
        <w:rPr>
          <w:color w:val="111111"/>
          <w:w w:val="105"/>
          <w:sz w:val="12"/>
        </w:rPr>
        <w:t>,</w:t>
      </w:r>
      <w:r>
        <w:rPr>
          <w:color w:val="111111"/>
          <w:spacing w:val="61"/>
          <w:w w:val="105"/>
          <w:sz w:val="12"/>
        </w:rPr>
        <w:t xml:space="preserve"> </w:t>
      </w:r>
      <w:r>
        <w:rPr>
          <w:color w:val="111111"/>
          <w:w w:val="105"/>
          <w:sz w:val="12"/>
        </w:rPr>
        <w:t>et</w:t>
      </w:r>
      <w:r>
        <w:rPr>
          <w:color w:val="111111"/>
          <w:spacing w:val="48"/>
          <w:w w:val="105"/>
          <w:sz w:val="12"/>
        </w:rPr>
        <w:t xml:space="preserve"> </w:t>
      </w:r>
      <w:r>
        <w:rPr>
          <w:color w:val="111111"/>
          <w:spacing w:val="-5"/>
          <w:w w:val="105"/>
          <w:sz w:val="12"/>
        </w:rPr>
        <w:t>al.</w:t>
      </w:r>
    </w:p>
    <w:p w14:paraId="0B70793D" w14:textId="77777777" w:rsidR="00D25E69" w:rsidRDefault="00D25E69">
      <w:pPr>
        <w:pStyle w:val="BodyText"/>
        <w:spacing w:before="7"/>
        <w:rPr>
          <w:sz w:val="12"/>
        </w:rPr>
      </w:pPr>
    </w:p>
    <w:p w14:paraId="74E7E1C3" w14:textId="77777777" w:rsidR="00D25E69" w:rsidRDefault="004E78E4">
      <w:pPr>
        <w:spacing w:line="470" w:lineRule="auto"/>
        <w:ind w:left="475" w:right="1177" w:firstLine="1"/>
        <w:jc w:val="both"/>
        <w:rPr>
          <w:sz w:val="12"/>
        </w:rPr>
      </w:pPr>
      <w:proofErr w:type="spellStart"/>
      <w:r>
        <w:rPr>
          <w:color w:val="111111"/>
          <w:w w:val="105"/>
          <w:sz w:val="12"/>
        </w:rPr>
        <w:t>Flashida</w:t>
      </w:r>
      <w:proofErr w:type="spellEnd"/>
      <w:r>
        <w:rPr>
          <w:color w:val="111111"/>
          <w:w w:val="105"/>
          <w:sz w:val="12"/>
        </w:rPr>
        <w:t xml:space="preserve"> enables intelligent data acquisition for top-down pro­</w:t>
      </w:r>
      <w:r>
        <w:rPr>
          <w:color w:val="111111"/>
          <w:spacing w:val="40"/>
          <w:w w:val="105"/>
          <w:sz w:val="12"/>
        </w:rPr>
        <w:t xml:space="preserve"> </w:t>
      </w:r>
      <w:proofErr w:type="spellStart"/>
      <w:r>
        <w:rPr>
          <w:color w:val="111111"/>
          <w:w w:val="105"/>
          <w:sz w:val="12"/>
        </w:rPr>
        <w:t>teomics</w:t>
      </w:r>
      <w:proofErr w:type="spellEnd"/>
      <w:r>
        <w:rPr>
          <w:color w:val="111111"/>
          <w:spacing w:val="-6"/>
          <w:w w:val="105"/>
          <w:sz w:val="12"/>
        </w:rPr>
        <w:t xml:space="preserve"> </w:t>
      </w:r>
      <w:r>
        <w:rPr>
          <w:color w:val="111111"/>
          <w:w w:val="105"/>
          <w:sz w:val="12"/>
        </w:rPr>
        <w:t>to</w:t>
      </w:r>
      <w:r>
        <w:rPr>
          <w:color w:val="111111"/>
          <w:spacing w:val="-7"/>
          <w:w w:val="105"/>
          <w:sz w:val="12"/>
        </w:rPr>
        <w:t xml:space="preserve"> </w:t>
      </w:r>
      <w:r>
        <w:rPr>
          <w:color w:val="111111"/>
          <w:w w:val="105"/>
          <w:sz w:val="12"/>
        </w:rPr>
        <w:t>boost proteoform identification</w:t>
      </w:r>
      <w:r>
        <w:rPr>
          <w:color w:val="111111"/>
          <w:spacing w:val="-9"/>
          <w:w w:val="105"/>
          <w:sz w:val="12"/>
        </w:rPr>
        <w:t xml:space="preserve"> </w:t>
      </w:r>
      <w:r>
        <w:rPr>
          <w:color w:val="111111"/>
          <w:w w:val="105"/>
          <w:sz w:val="12"/>
        </w:rPr>
        <w:t xml:space="preserve">counts. </w:t>
      </w:r>
      <w:r>
        <w:rPr>
          <w:i/>
          <w:color w:val="111111"/>
          <w:w w:val="105"/>
          <w:sz w:val="13"/>
        </w:rPr>
        <w:t>Nature</w:t>
      </w:r>
      <w:r>
        <w:rPr>
          <w:i/>
          <w:color w:val="111111"/>
          <w:spacing w:val="-4"/>
          <w:w w:val="105"/>
          <w:sz w:val="13"/>
        </w:rPr>
        <w:t xml:space="preserve"> </w:t>
      </w:r>
      <w:r>
        <w:rPr>
          <w:i/>
          <w:color w:val="111111"/>
          <w:w w:val="105"/>
          <w:sz w:val="13"/>
        </w:rPr>
        <w:t>com­</w:t>
      </w:r>
      <w:r>
        <w:rPr>
          <w:i/>
          <w:color w:val="111111"/>
          <w:spacing w:val="40"/>
          <w:w w:val="105"/>
          <w:sz w:val="13"/>
        </w:rPr>
        <w:t xml:space="preserve"> </w:t>
      </w:r>
      <w:proofErr w:type="spellStart"/>
      <w:r>
        <w:rPr>
          <w:i/>
          <w:color w:val="111111"/>
          <w:w w:val="105"/>
          <w:sz w:val="13"/>
        </w:rPr>
        <w:t>munications</w:t>
      </w:r>
      <w:proofErr w:type="spellEnd"/>
      <w:r>
        <w:rPr>
          <w:i/>
          <w:color w:val="111111"/>
          <w:w w:val="105"/>
          <w:sz w:val="13"/>
        </w:rPr>
        <w:t xml:space="preserve">, </w:t>
      </w:r>
      <w:r>
        <w:rPr>
          <w:color w:val="111111"/>
          <w:w w:val="105"/>
          <w:sz w:val="12"/>
        </w:rPr>
        <w:t>13(1), 2022.</w:t>
      </w:r>
      <w:r>
        <w:rPr>
          <w:color w:val="111111"/>
          <w:spacing w:val="40"/>
          <w:w w:val="105"/>
          <w:sz w:val="12"/>
        </w:rPr>
        <w:t xml:space="preserve"> </w:t>
      </w:r>
      <w:r>
        <w:rPr>
          <w:color w:val="111111"/>
          <w:w w:val="105"/>
          <w:sz w:val="12"/>
        </w:rPr>
        <w:t>ISSN 2041-1723.</w:t>
      </w:r>
      <w:r>
        <w:rPr>
          <w:color w:val="111111"/>
          <w:spacing w:val="40"/>
          <w:w w:val="105"/>
          <w:sz w:val="12"/>
        </w:rPr>
        <w:t xml:space="preserve"> </w:t>
      </w:r>
      <w:proofErr w:type="spellStart"/>
      <w:r>
        <w:rPr>
          <w:color w:val="111111"/>
          <w:w w:val="105"/>
          <w:sz w:val="12"/>
        </w:rPr>
        <w:t>doi</w:t>
      </w:r>
      <w:proofErr w:type="spellEnd"/>
      <w:r>
        <w:rPr>
          <w:color w:val="111111"/>
          <w:w w:val="105"/>
          <w:sz w:val="12"/>
        </w:rPr>
        <w:t>: 10.10381</w:t>
      </w:r>
      <w:r>
        <w:rPr>
          <w:color w:val="111111"/>
          <w:spacing w:val="40"/>
          <w:w w:val="105"/>
          <w:sz w:val="12"/>
        </w:rPr>
        <w:t xml:space="preserve"> </w:t>
      </w:r>
      <w:r>
        <w:rPr>
          <w:color w:val="2B2B2B"/>
          <w:spacing w:val="-2"/>
          <w:w w:val="105"/>
          <w:sz w:val="12"/>
        </w:rPr>
        <w:t>s41467-022-31922-z.</w:t>
      </w:r>
    </w:p>
    <w:p w14:paraId="7ECCF66A" w14:textId="77777777" w:rsidR="00D25E69" w:rsidRDefault="004E78E4">
      <w:pPr>
        <w:pStyle w:val="ListParagraph"/>
        <w:numPr>
          <w:ilvl w:val="0"/>
          <w:numId w:val="2"/>
        </w:numPr>
        <w:tabs>
          <w:tab w:val="left" w:pos="473"/>
        </w:tabs>
        <w:spacing w:before="17" w:line="470" w:lineRule="auto"/>
        <w:ind w:left="473" w:right="1191" w:hanging="318"/>
        <w:jc w:val="both"/>
        <w:rPr>
          <w:sz w:val="12"/>
        </w:rPr>
      </w:pPr>
      <w:proofErr w:type="spellStart"/>
      <w:r>
        <w:rPr>
          <w:color w:val="111111"/>
          <w:w w:val="105"/>
          <w:sz w:val="12"/>
        </w:rPr>
        <w:t>Maurits</w:t>
      </w:r>
      <w:proofErr w:type="spellEnd"/>
      <w:r>
        <w:rPr>
          <w:color w:val="111111"/>
          <w:w w:val="105"/>
          <w:sz w:val="12"/>
        </w:rPr>
        <w:t xml:space="preserve"> A.</w:t>
      </w:r>
      <w:r>
        <w:rPr>
          <w:color w:val="111111"/>
          <w:spacing w:val="-1"/>
          <w:w w:val="105"/>
          <w:sz w:val="12"/>
        </w:rPr>
        <w:t xml:space="preserve"> </w:t>
      </w:r>
      <w:r>
        <w:rPr>
          <w:color w:val="111111"/>
          <w:w w:val="105"/>
          <w:sz w:val="12"/>
        </w:rPr>
        <w:t>den Boer</w:t>
      </w:r>
      <w:r>
        <w:rPr>
          <w:color w:val="595959"/>
          <w:w w:val="105"/>
          <w:sz w:val="12"/>
        </w:rPr>
        <w:t>,</w:t>
      </w:r>
      <w:r>
        <w:rPr>
          <w:color w:val="595959"/>
          <w:spacing w:val="-4"/>
          <w:w w:val="105"/>
          <w:sz w:val="12"/>
        </w:rPr>
        <w:t xml:space="preserve"> </w:t>
      </w:r>
      <w:r>
        <w:rPr>
          <w:color w:val="111111"/>
          <w:w w:val="105"/>
          <w:sz w:val="12"/>
        </w:rPr>
        <w:t xml:space="preserve">Jean-Francois </w:t>
      </w:r>
      <w:proofErr w:type="spellStart"/>
      <w:r>
        <w:rPr>
          <w:color w:val="111111"/>
          <w:w w:val="105"/>
          <w:sz w:val="12"/>
        </w:rPr>
        <w:t>Greisch</w:t>
      </w:r>
      <w:proofErr w:type="spellEnd"/>
      <w:r>
        <w:rPr>
          <w:color w:val="464646"/>
          <w:w w:val="105"/>
          <w:sz w:val="12"/>
        </w:rPr>
        <w:t>,</w:t>
      </w:r>
      <w:r>
        <w:rPr>
          <w:color w:val="464646"/>
          <w:spacing w:val="-7"/>
          <w:w w:val="105"/>
          <w:sz w:val="12"/>
        </w:rPr>
        <w:t xml:space="preserve"> </w:t>
      </w:r>
      <w:r>
        <w:rPr>
          <w:color w:val="111111"/>
          <w:w w:val="105"/>
          <w:sz w:val="12"/>
        </w:rPr>
        <w:t>Sem Tamara</w:t>
      </w:r>
      <w:r>
        <w:rPr>
          <w:color w:val="464646"/>
          <w:w w:val="105"/>
          <w:sz w:val="12"/>
        </w:rPr>
        <w:t>,</w:t>
      </w:r>
      <w:r>
        <w:rPr>
          <w:color w:val="464646"/>
          <w:spacing w:val="-6"/>
          <w:w w:val="105"/>
          <w:sz w:val="12"/>
        </w:rPr>
        <w:t xml:space="preserve"> </w:t>
      </w:r>
      <w:r>
        <w:rPr>
          <w:b/>
          <w:color w:val="111111"/>
          <w:w w:val="105"/>
          <w:sz w:val="12"/>
        </w:rPr>
        <w:t>Al­</w:t>
      </w:r>
      <w:r>
        <w:rPr>
          <w:b/>
          <w:color w:val="111111"/>
          <w:spacing w:val="40"/>
          <w:w w:val="105"/>
          <w:sz w:val="12"/>
        </w:rPr>
        <w:t xml:space="preserve"> </w:t>
      </w:r>
      <w:proofErr w:type="spellStart"/>
      <w:r>
        <w:rPr>
          <w:color w:val="111111"/>
          <w:w w:val="105"/>
          <w:sz w:val="12"/>
        </w:rPr>
        <w:t>bert</w:t>
      </w:r>
      <w:proofErr w:type="spellEnd"/>
      <w:r>
        <w:rPr>
          <w:color w:val="111111"/>
          <w:w w:val="105"/>
          <w:sz w:val="12"/>
        </w:rPr>
        <w:t xml:space="preserve"> </w:t>
      </w:r>
      <w:proofErr w:type="spellStart"/>
      <w:r>
        <w:rPr>
          <w:color w:val="111111"/>
          <w:w w:val="105"/>
          <w:sz w:val="12"/>
        </w:rPr>
        <w:t>Bandt</w:t>
      </w:r>
      <w:proofErr w:type="spellEnd"/>
      <w:r>
        <w:rPr>
          <w:color w:val="464646"/>
          <w:w w:val="105"/>
          <w:sz w:val="12"/>
        </w:rPr>
        <w:t>,</w:t>
      </w:r>
      <w:r>
        <w:rPr>
          <w:color w:val="464646"/>
          <w:spacing w:val="-4"/>
          <w:w w:val="105"/>
          <w:sz w:val="12"/>
        </w:rPr>
        <w:t xml:space="preserve"> </w:t>
      </w:r>
      <w:r>
        <w:rPr>
          <w:color w:val="111111"/>
          <w:w w:val="105"/>
          <w:sz w:val="12"/>
        </w:rPr>
        <w:t>and</w:t>
      </w:r>
      <w:r>
        <w:rPr>
          <w:color w:val="111111"/>
          <w:spacing w:val="-2"/>
          <w:w w:val="105"/>
          <w:sz w:val="12"/>
        </w:rPr>
        <w:t xml:space="preserve"> </w:t>
      </w:r>
      <w:r>
        <w:rPr>
          <w:color w:val="2B2B2B"/>
          <w:w w:val="105"/>
          <w:sz w:val="12"/>
        </w:rPr>
        <w:t xml:space="preserve">Albert </w:t>
      </w:r>
      <w:r>
        <w:rPr>
          <w:color w:val="111111"/>
          <w:w w:val="105"/>
          <w:sz w:val="12"/>
        </w:rPr>
        <w:t xml:space="preserve">J. </w:t>
      </w:r>
      <w:r>
        <w:rPr>
          <w:rFonts w:ascii="Times New Roman" w:hAnsi="Times New Roman"/>
          <w:color w:val="111111"/>
          <w:w w:val="105"/>
          <w:sz w:val="13"/>
        </w:rPr>
        <w:t>R.</w:t>
      </w:r>
      <w:r>
        <w:rPr>
          <w:rFonts w:ascii="Times New Roman" w:hAnsi="Times New Roman"/>
          <w:color w:val="111111"/>
          <w:spacing w:val="-3"/>
          <w:w w:val="105"/>
          <w:sz w:val="13"/>
        </w:rPr>
        <w:t xml:space="preserve"> </w:t>
      </w:r>
      <w:r>
        <w:rPr>
          <w:color w:val="111111"/>
          <w:w w:val="105"/>
          <w:sz w:val="12"/>
        </w:rPr>
        <w:t>Heck.</w:t>
      </w:r>
      <w:r>
        <w:rPr>
          <w:color w:val="111111"/>
          <w:spacing w:val="21"/>
          <w:w w:val="105"/>
          <w:sz w:val="12"/>
        </w:rPr>
        <w:t xml:space="preserve"> </w:t>
      </w:r>
      <w:r>
        <w:rPr>
          <w:color w:val="111111"/>
          <w:w w:val="105"/>
          <w:sz w:val="12"/>
        </w:rPr>
        <w:t>Selectivity over coverage in</w:t>
      </w:r>
      <w:r>
        <w:rPr>
          <w:color w:val="111111"/>
          <w:spacing w:val="40"/>
          <w:w w:val="105"/>
          <w:sz w:val="12"/>
        </w:rPr>
        <w:t xml:space="preserve"> </w:t>
      </w:r>
      <w:r>
        <w:rPr>
          <w:color w:val="111111"/>
          <w:w w:val="105"/>
          <w:sz w:val="12"/>
        </w:rPr>
        <w:t>de</w:t>
      </w:r>
      <w:r>
        <w:rPr>
          <w:color w:val="111111"/>
          <w:spacing w:val="-9"/>
          <w:w w:val="105"/>
          <w:sz w:val="12"/>
        </w:rPr>
        <w:t xml:space="preserve"> </w:t>
      </w:r>
      <w:r>
        <w:rPr>
          <w:color w:val="111111"/>
          <w:w w:val="105"/>
          <w:sz w:val="12"/>
        </w:rPr>
        <w:t>nova</w:t>
      </w:r>
      <w:r>
        <w:rPr>
          <w:color w:val="111111"/>
          <w:spacing w:val="-9"/>
          <w:w w:val="105"/>
          <w:sz w:val="12"/>
        </w:rPr>
        <w:t xml:space="preserve"> </w:t>
      </w:r>
      <w:r>
        <w:rPr>
          <w:color w:val="111111"/>
          <w:w w:val="105"/>
          <w:sz w:val="12"/>
        </w:rPr>
        <w:t>sequencing</w:t>
      </w:r>
      <w:r>
        <w:rPr>
          <w:color w:val="111111"/>
          <w:spacing w:val="-6"/>
          <w:w w:val="105"/>
          <w:sz w:val="12"/>
        </w:rPr>
        <w:t xml:space="preserve"> </w:t>
      </w:r>
      <w:r>
        <w:rPr>
          <w:color w:val="111111"/>
          <w:w w:val="105"/>
          <w:sz w:val="12"/>
        </w:rPr>
        <w:t>of</w:t>
      </w:r>
      <w:r>
        <w:rPr>
          <w:color w:val="111111"/>
          <w:spacing w:val="-9"/>
          <w:w w:val="105"/>
          <w:sz w:val="12"/>
        </w:rPr>
        <w:t xml:space="preserve"> </w:t>
      </w:r>
      <w:r>
        <w:rPr>
          <w:color w:val="111111"/>
          <w:w w:val="105"/>
          <w:sz w:val="12"/>
        </w:rPr>
        <w:t>iggs.</w:t>
      </w:r>
      <w:r>
        <w:rPr>
          <w:color w:val="111111"/>
          <w:spacing w:val="6"/>
          <w:w w:val="105"/>
          <w:sz w:val="12"/>
        </w:rPr>
        <w:t xml:space="preserve"> </w:t>
      </w:r>
      <w:r>
        <w:rPr>
          <w:i/>
          <w:color w:val="111111"/>
          <w:w w:val="105"/>
          <w:sz w:val="13"/>
        </w:rPr>
        <w:t>Chemical</w:t>
      </w:r>
      <w:r>
        <w:rPr>
          <w:i/>
          <w:color w:val="111111"/>
          <w:spacing w:val="-10"/>
          <w:w w:val="105"/>
          <w:sz w:val="13"/>
        </w:rPr>
        <w:t xml:space="preserve"> </w:t>
      </w:r>
      <w:r>
        <w:rPr>
          <w:i/>
          <w:color w:val="111111"/>
          <w:w w:val="105"/>
          <w:sz w:val="13"/>
        </w:rPr>
        <w:t>science</w:t>
      </w:r>
      <w:r>
        <w:rPr>
          <w:i/>
          <w:color w:val="464646"/>
          <w:w w:val="105"/>
          <w:sz w:val="13"/>
        </w:rPr>
        <w:t>,</w:t>
      </w:r>
      <w:r>
        <w:rPr>
          <w:i/>
          <w:color w:val="464646"/>
          <w:spacing w:val="-9"/>
          <w:w w:val="105"/>
          <w:sz w:val="13"/>
        </w:rPr>
        <w:t xml:space="preserve"> </w:t>
      </w:r>
      <w:r>
        <w:rPr>
          <w:color w:val="111111"/>
          <w:w w:val="105"/>
          <w:sz w:val="12"/>
        </w:rPr>
        <w:t>11(43):11886-</w:t>
      </w:r>
      <w:r>
        <w:rPr>
          <w:color w:val="111111"/>
          <w:spacing w:val="40"/>
          <w:w w:val="105"/>
          <w:sz w:val="12"/>
        </w:rPr>
        <w:t xml:space="preserve"> </w:t>
      </w:r>
      <w:r>
        <w:rPr>
          <w:color w:val="111111"/>
          <w:w w:val="105"/>
          <w:sz w:val="12"/>
        </w:rPr>
        <w:t>11896</w:t>
      </w:r>
      <w:r>
        <w:rPr>
          <w:color w:val="464646"/>
          <w:w w:val="105"/>
          <w:sz w:val="12"/>
        </w:rPr>
        <w:t xml:space="preserve">, </w:t>
      </w:r>
      <w:r>
        <w:rPr>
          <w:color w:val="111111"/>
          <w:w w:val="105"/>
          <w:sz w:val="12"/>
        </w:rPr>
        <w:t>2020. ISSN 2041-6520.</w:t>
      </w:r>
      <w:r>
        <w:rPr>
          <w:color w:val="111111"/>
          <w:spacing w:val="40"/>
          <w:w w:val="105"/>
          <w:sz w:val="12"/>
        </w:rPr>
        <w:t xml:space="preserve"> </w:t>
      </w:r>
      <w:proofErr w:type="spellStart"/>
      <w:r>
        <w:rPr>
          <w:color w:val="111111"/>
          <w:w w:val="105"/>
          <w:sz w:val="12"/>
        </w:rPr>
        <w:t>doi</w:t>
      </w:r>
      <w:proofErr w:type="spellEnd"/>
      <w:r>
        <w:rPr>
          <w:color w:val="111111"/>
          <w:w w:val="105"/>
          <w:sz w:val="12"/>
        </w:rPr>
        <w:t>:</w:t>
      </w:r>
      <w:r>
        <w:rPr>
          <w:color w:val="111111"/>
          <w:spacing w:val="40"/>
          <w:w w:val="105"/>
          <w:sz w:val="12"/>
        </w:rPr>
        <w:t xml:space="preserve"> </w:t>
      </w:r>
      <w:r>
        <w:rPr>
          <w:color w:val="111111"/>
          <w:w w:val="105"/>
          <w:sz w:val="12"/>
        </w:rPr>
        <w:t>10.1039ld0sc03438j.</w:t>
      </w:r>
    </w:p>
    <w:p w14:paraId="18163506" w14:textId="77777777" w:rsidR="00D25E69" w:rsidRDefault="00D25E69">
      <w:pPr>
        <w:spacing w:line="470" w:lineRule="auto"/>
        <w:jc w:val="both"/>
        <w:rPr>
          <w:sz w:val="12"/>
        </w:rPr>
        <w:sectPr w:rsidR="00D25E69">
          <w:type w:val="continuous"/>
          <w:pgSz w:w="10320" w:h="14580"/>
          <w:pgMar w:top="1060" w:right="0" w:bottom="280" w:left="0" w:header="807" w:footer="714" w:gutter="0"/>
          <w:cols w:num="2" w:space="720" w:equalWidth="0">
            <w:col w:w="5080" w:space="40"/>
            <w:col w:w="5200"/>
          </w:cols>
        </w:sectPr>
      </w:pPr>
    </w:p>
    <w:p w14:paraId="26FCEC0A" w14:textId="77777777" w:rsidR="00D25E69" w:rsidRDefault="00D25E69">
      <w:pPr>
        <w:pStyle w:val="BodyText"/>
        <w:rPr>
          <w:sz w:val="20"/>
        </w:rPr>
      </w:pPr>
    </w:p>
    <w:p w14:paraId="4FF812B3" w14:textId="77777777" w:rsidR="00D25E69" w:rsidRDefault="00D25E69">
      <w:pPr>
        <w:rPr>
          <w:sz w:val="20"/>
        </w:rPr>
        <w:sectPr w:rsidR="00D25E69">
          <w:pgSz w:w="10320" w:h="14580"/>
          <w:pgMar w:top="1140" w:right="0" w:bottom="900" w:left="0" w:header="807" w:footer="714" w:gutter="0"/>
          <w:cols w:space="720"/>
        </w:sectPr>
      </w:pPr>
    </w:p>
    <w:p w14:paraId="7AF23969" w14:textId="77777777" w:rsidR="00D25E69" w:rsidRDefault="00D25E69">
      <w:pPr>
        <w:pStyle w:val="BodyText"/>
        <w:rPr>
          <w:sz w:val="12"/>
        </w:rPr>
      </w:pPr>
    </w:p>
    <w:p w14:paraId="39916FED" w14:textId="77777777" w:rsidR="00D25E69" w:rsidRDefault="004E78E4">
      <w:pPr>
        <w:spacing w:before="83" w:line="496" w:lineRule="auto"/>
        <w:ind w:left="1533" w:right="9" w:hanging="320"/>
        <w:jc w:val="both"/>
        <w:rPr>
          <w:sz w:val="12"/>
        </w:rPr>
      </w:pPr>
      <w:r>
        <w:rPr>
          <w:color w:val="0F0F0F"/>
          <w:w w:val="105"/>
          <w:sz w:val="12"/>
        </w:rPr>
        <w:t xml:space="preserve">(17] </w:t>
      </w:r>
      <w:r>
        <w:rPr>
          <w:color w:val="1D1D1D"/>
          <w:w w:val="105"/>
          <w:sz w:val="12"/>
        </w:rPr>
        <w:t xml:space="preserve">Mathieu </w:t>
      </w:r>
      <w:r>
        <w:rPr>
          <w:color w:val="0F0F0F"/>
          <w:w w:val="105"/>
          <w:sz w:val="12"/>
        </w:rPr>
        <w:t xml:space="preserve">Dupre, </w:t>
      </w:r>
      <w:proofErr w:type="spellStart"/>
      <w:r>
        <w:rPr>
          <w:color w:val="0F0F0F"/>
          <w:w w:val="105"/>
          <w:sz w:val="12"/>
        </w:rPr>
        <w:t>Magalie</w:t>
      </w:r>
      <w:proofErr w:type="spellEnd"/>
      <w:r>
        <w:rPr>
          <w:color w:val="0F0F0F"/>
          <w:w w:val="105"/>
          <w:sz w:val="12"/>
        </w:rPr>
        <w:t xml:space="preserve"> </w:t>
      </w:r>
      <w:proofErr w:type="spellStart"/>
      <w:r>
        <w:rPr>
          <w:color w:val="0F0F0F"/>
          <w:w w:val="105"/>
          <w:sz w:val="12"/>
        </w:rPr>
        <w:t>Duchateau</w:t>
      </w:r>
      <w:proofErr w:type="spellEnd"/>
      <w:r>
        <w:rPr>
          <w:color w:val="4B4B4B"/>
          <w:w w:val="105"/>
          <w:sz w:val="12"/>
        </w:rPr>
        <w:t xml:space="preserve">, </w:t>
      </w:r>
      <w:r>
        <w:rPr>
          <w:color w:val="0F0F0F"/>
          <w:w w:val="105"/>
          <w:sz w:val="12"/>
        </w:rPr>
        <w:t xml:space="preserve">Rebecca </w:t>
      </w:r>
      <w:proofErr w:type="spellStart"/>
      <w:r>
        <w:rPr>
          <w:color w:val="0F0F0F"/>
          <w:w w:val="105"/>
          <w:sz w:val="12"/>
        </w:rPr>
        <w:t>Sternke</w:t>
      </w:r>
      <w:proofErr w:type="spellEnd"/>
      <w:r>
        <w:rPr>
          <w:color w:val="0F0F0F"/>
          <w:w w:val="105"/>
          <w:sz w:val="12"/>
        </w:rPr>
        <w:t>­</w:t>
      </w:r>
      <w:r>
        <w:rPr>
          <w:color w:val="0F0F0F"/>
          <w:spacing w:val="40"/>
          <w:w w:val="105"/>
          <w:sz w:val="12"/>
        </w:rPr>
        <w:t xml:space="preserve"> </w:t>
      </w:r>
      <w:r>
        <w:rPr>
          <w:color w:val="0F0F0F"/>
          <w:w w:val="105"/>
          <w:sz w:val="12"/>
        </w:rPr>
        <w:t>Hoffmann, et al.</w:t>
      </w:r>
      <w:r>
        <w:rPr>
          <w:color w:val="0F0F0F"/>
          <w:spacing w:val="40"/>
          <w:w w:val="105"/>
          <w:sz w:val="12"/>
        </w:rPr>
        <w:t xml:space="preserve"> </w:t>
      </w:r>
      <w:r>
        <w:rPr>
          <w:color w:val="0F0F0F"/>
          <w:w w:val="105"/>
          <w:sz w:val="12"/>
        </w:rPr>
        <w:t xml:space="preserve">De novo </w:t>
      </w:r>
      <w:r>
        <w:rPr>
          <w:color w:val="1D1D1D"/>
          <w:w w:val="105"/>
          <w:sz w:val="12"/>
        </w:rPr>
        <w:t xml:space="preserve">sequencing </w:t>
      </w:r>
      <w:r>
        <w:rPr>
          <w:color w:val="0F0F0F"/>
          <w:w w:val="105"/>
          <w:sz w:val="12"/>
        </w:rPr>
        <w:t>of antibody light chain</w:t>
      </w:r>
      <w:r>
        <w:rPr>
          <w:color w:val="0F0F0F"/>
          <w:spacing w:val="40"/>
          <w:w w:val="105"/>
          <w:sz w:val="12"/>
        </w:rPr>
        <w:t xml:space="preserve"> </w:t>
      </w:r>
      <w:r>
        <w:rPr>
          <w:color w:val="0F0F0F"/>
          <w:w w:val="105"/>
          <w:sz w:val="12"/>
        </w:rPr>
        <w:t xml:space="preserve">proteoforms </w:t>
      </w:r>
      <w:r>
        <w:rPr>
          <w:color w:val="1D1D1D"/>
          <w:w w:val="105"/>
          <w:sz w:val="12"/>
        </w:rPr>
        <w:t xml:space="preserve">from </w:t>
      </w:r>
      <w:r>
        <w:rPr>
          <w:color w:val="0F0F0F"/>
          <w:w w:val="105"/>
          <w:sz w:val="12"/>
        </w:rPr>
        <w:t xml:space="preserve">patients </w:t>
      </w:r>
      <w:r>
        <w:rPr>
          <w:color w:val="1D1D1D"/>
          <w:w w:val="105"/>
          <w:sz w:val="12"/>
        </w:rPr>
        <w:t xml:space="preserve">with </w:t>
      </w:r>
      <w:r>
        <w:rPr>
          <w:color w:val="0F0F0F"/>
          <w:w w:val="105"/>
          <w:sz w:val="12"/>
        </w:rPr>
        <w:t>multiple myeloma.</w:t>
      </w:r>
      <w:r>
        <w:rPr>
          <w:color w:val="0F0F0F"/>
          <w:spacing w:val="40"/>
          <w:w w:val="105"/>
          <w:sz w:val="12"/>
        </w:rPr>
        <w:t xml:space="preserve"> </w:t>
      </w:r>
      <w:r>
        <w:rPr>
          <w:i/>
          <w:color w:val="0F0F0F"/>
          <w:w w:val="105"/>
          <w:sz w:val="12"/>
        </w:rPr>
        <w:t>Analytical</w:t>
      </w:r>
      <w:r>
        <w:rPr>
          <w:i/>
          <w:color w:val="0F0F0F"/>
          <w:spacing w:val="40"/>
          <w:w w:val="105"/>
          <w:sz w:val="12"/>
        </w:rPr>
        <w:t xml:space="preserve"> </w:t>
      </w:r>
      <w:r>
        <w:rPr>
          <w:i/>
          <w:color w:val="0F0F0F"/>
          <w:w w:val="105"/>
          <w:sz w:val="12"/>
        </w:rPr>
        <w:t>Chemistry</w:t>
      </w:r>
      <w:r>
        <w:rPr>
          <w:i/>
          <w:color w:val="4B4B4B"/>
          <w:w w:val="105"/>
          <w:sz w:val="12"/>
        </w:rPr>
        <w:t xml:space="preserve">, </w:t>
      </w:r>
      <w:r>
        <w:rPr>
          <w:color w:val="1D1D1D"/>
          <w:w w:val="105"/>
          <w:sz w:val="12"/>
        </w:rPr>
        <w:t xml:space="preserve">93(30):10627-10634, </w:t>
      </w:r>
      <w:r>
        <w:rPr>
          <w:color w:val="0F0F0F"/>
          <w:w w:val="105"/>
          <w:sz w:val="12"/>
        </w:rPr>
        <w:t>2021.</w:t>
      </w:r>
      <w:r>
        <w:rPr>
          <w:color w:val="0F0F0F"/>
          <w:spacing w:val="38"/>
          <w:w w:val="105"/>
          <w:sz w:val="12"/>
        </w:rPr>
        <w:t xml:space="preserve"> </w:t>
      </w:r>
      <w:r>
        <w:rPr>
          <w:color w:val="0F0F0F"/>
          <w:w w:val="105"/>
          <w:sz w:val="12"/>
        </w:rPr>
        <w:t>ISSN 15206882.</w:t>
      </w:r>
      <w:r>
        <w:rPr>
          <w:color w:val="0F0F0F"/>
          <w:spacing w:val="40"/>
          <w:w w:val="105"/>
          <w:sz w:val="12"/>
        </w:rPr>
        <w:t xml:space="preserve"> </w:t>
      </w:r>
      <w:proofErr w:type="spellStart"/>
      <w:r>
        <w:rPr>
          <w:color w:val="0F0F0F"/>
          <w:w w:val="105"/>
          <w:sz w:val="12"/>
        </w:rPr>
        <w:t>doi</w:t>
      </w:r>
      <w:proofErr w:type="spellEnd"/>
      <w:r>
        <w:rPr>
          <w:color w:val="0F0F0F"/>
          <w:w w:val="105"/>
          <w:sz w:val="12"/>
        </w:rPr>
        <w:t>:</w:t>
      </w:r>
    </w:p>
    <w:p w14:paraId="1B7F9777" w14:textId="77777777" w:rsidR="00D25E69" w:rsidRDefault="004E78E4">
      <w:pPr>
        <w:spacing w:line="134" w:lineRule="exact"/>
        <w:ind w:left="1535"/>
        <w:rPr>
          <w:sz w:val="12"/>
        </w:rPr>
      </w:pPr>
      <w:r>
        <w:rPr>
          <w:color w:val="0F0F0F"/>
          <w:spacing w:val="-2"/>
          <w:w w:val="110"/>
          <w:sz w:val="12"/>
        </w:rPr>
        <w:t>10.1021lacs.analchem.1</w:t>
      </w:r>
      <w:r>
        <w:rPr>
          <w:color w:val="1D1D1D"/>
          <w:spacing w:val="-2"/>
          <w:w w:val="110"/>
          <w:sz w:val="12"/>
        </w:rPr>
        <w:t>c01955.</w:t>
      </w:r>
    </w:p>
    <w:p w14:paraId="08E264D5" w14:textId="77777777" w:rsidR="00D25E69" w:rsidRDefault="00D25E69">
      <w:pPr>
        <w:pStyle w:val="BodyText"/>
        <w:rPr>
          <w:sz w:val="13"/>
        </w:rPr>
      </w:pPr>
    </w:p>
    <w:p w14:paraId="7043067C" w14:textId="77777777" w:rsidR="00D25E69" w:rsidRDefault="004E78E4">
      <w:pPr>
        <w:spacing w:before="1" w:line="484" w:lineRule="auto"/>
        <w:ind w:left="1535" w:hanging="323"/>
        <w:rPr>
          <w:sz w:val="12"/>
        </w:rPr>
      </w:pPr>
      <w:r>
        <w:rPr>
          <w:color w:val="0F0F0F"/>
          <w:w w:val="105"/>
          <w:sz w:val="12"/>
        </w:rPr>
        <w:t>[18]</w:t>
      </w:r>
      <w:r>
        <w:rPr>
          <w:color w:val="0F0F0F"/>
          <w:spacing w:val="40"/>
          <w:w w:val="105"/>
          <w:sz w:val="12"/>
        </w:rPr>
        <w:t xml:space="preserve"> </w:t>
      </w:r>
      <w:r>
        <w:rPr>
          <w:color w:val="0F0F0F"/>
          <w:w w:val="105"/>
          <w:sz w:val="12"/>
        </w:rPr>
        <w:t xml:space="preserve">Jennifer </w:t>
      </w:r>
      <w:r>
        <w:rPr>
          <w:color w:val="1D1D1D"/>
          <w:w w:val="105"/>
          <w:sz w:val="12"/>
        </w:rPr>
        <w:t xml:space="preserve">S. </w:t>
      </w:r>
      <w:proofErr w:type="spellStart"/>
      <w:r>
        <w:rPr>
          <w:color w:val="0F0F0F"/>
          <w:w w:val="105"/>
          <w:sz w:val="12"/>
        </w:rPr>
        <w:t>Brodbelt</w:t>
      </w:r>
      <w:proofErr w:type="spellEnd"/>
      <w:r>
        <w:rPr>
          <w:color w:val="0F0F0F"/>
          <w:w w:val="105"/>
          <w:sz w:val="12"/>
        </w:rPr>
        <w:t>.</w:t>
      </w:r>
      <w:r>
        <w:rPr>
          <w:color w:val="0F0F0F"/>
          <w:spacing w:val="40"/>
          <w:w w:val="105"/>
          <w:sz w:val="12"/>
        </w:rPr>
        <w:t xml:space="preserve"> </w:t>
      </w:r>
      <w:r>
        <w:rPr>
          <w:color w:val="0F0F0F"/>
          <w:w w:val="105"/>
          <w:sz w:val="12"/>
        </w:rPr>
        <w:t>Ion activation methods for peptides and</w:t>
      </w:r>
      <w:r>
        <w:rPr>
          <w:color w:val="0F0F0F"/>
          <w:spacing w:val="40"/>
          <w:w w:val="105"/>
          <w:sz w:val="12"/>
        </w:rPr>
        <w:t xml:space="preserve"> </w:t>
      </w:r>
      <w:r>
        <w:rPr>
          <w:color w:val="0F0F0F"/>
          <w:w w:val="105"/>
          <w:sz w:val="12"/>
        </w:rPr>
        <w:t>proteins.</w:t>
      </w:r>
      <w:r>
        <w:rPr>
          <w:color w:val="0F0F0F"/>
          <w:spacing w:val="44"/>
          <w:w w:val="105"/>
          <w:sz w:val="12"/>
        </w:rPr>
        <w:t xml:space="preserve">  </w:t>
      </w:r>
      <w:r>
        <w:rPr>
          <w:i/>
          <w:color w:val="0F0F0F"/>
          <w:w w:val="105"/>
          <w:sz w:val="12"/>
        </w:rPr>
        <w:t>Analytical</w:t>
      </w:r>
      <w:r>
        <w:rPr>
          <w:i/>
          <w:color w:val="0F0F0F"/>
          <w:spacing w:val="43"/>
          <w:w w:val="105"/>
          <w:sz w:val="12"/>
        </w:rPr>
        <w:t xml:space="preserve"> </w:t>
      </w:r>
      <w:r>
        <w:rPr>
          <w:i/>
          <w:color w:val="0F0F0F"/>
          <w:w w:val="105"/>
          <w:sz w:val="12"/>
        </w:rPr>
        <w:t>Chemistry,</w:t>
      </w:r>
      <w:r>
        <w:rPr>
          <w:i/>
          <w:color w:val="0F0F0F"/>
          <w:spacing w:val="46"/>
          <w:w w:val="105"/>
          <w:sz w:val="12"/>
        </w:rPr>
        <w:t xml:space="preserve"> </w:t>
      </w:r>
      <w:r>
        <w:rPr>
          <w:color w:val="0F0F0F"/>
          <w:w w:val="105"/>
          <w:sz w:val="12"/>
        </w:rPr>
        <w:t>88(1</w:t>
      </w:r>
      <w:r>
        <w:rPr>
          <w:color w:val="1D1D1D"/>
          <w:w w:val="105"/>
          <w:sz w:val="12"/>
        </w:rPr>
        <w:t>):30-51,</w:t>
      </w:r>
      <w:r>
        <w:rPr>
          <w:color w:val="1D1D1D"/>
          <w:spacing w:val="46"/>
          <w:w w:val="105"/>
          <w:sz w:val="12"/>
        </w:rPr>
        <w:t xml:space="preserve"> </w:t>
      </w:r>
      <w:r>
        <w:rPr>
          <w:color w:val="0F0F0F"/>
          <w:w w:val="105"/>
          <w:sz w:val="12"/>
        </w:rPr>
        <w:t>2016.</w:t>
      </w:r>
      <w:r>
        <w:rPr>
          <w:color w:val="0F0F0F"/>
          <w:spacing w:val="44"/>
          <w:w w:val="105"/>
          <w:sz w:val="12"/>
        </w:rPr>
        <w:t xml:space="preserve">  </w:t>
      </w:r>
      <w:r>
        <w:rPr>
          <w:spacing w:val="-4"/>
          <w:w w:val="105"/>
          <w:sz w:val="12"/>
        </w:rPr>
        <w:t>ISSN</w:t>
      </w:r>
    </w:p>
    <w:p w14:paraId="565CAB59" w14:textId="77777777" w:rsidR="00D25E69" w:rsidRDefault="004E78E4">
      <w:pPr>
        <w:spacing w:before="9"/>
        <w:ind w:left="1535"/>
        <w:rPr>
          <w:sz w:val="12"/>
        </w:rPr>
      </w:pPr>
      <w:r>
        <w:rPr>
          <w:color w:val="0F0F0F"/>
          <w:w w:val="105"/>
          <w:sz w:val="12"/>
        </w:rPr>
        <w:t>15206882.</w:t>
      </w:r>
      <w:r>
        <w:rPr>
          <w:color w:val="0F0F0F"/>
          <w:spacing w:val="17"/>
          <w:w w:val="105"/>
          <w:sz w:val="12"/>
        </w:rPr>
        <w:t xml:space="preserve"> </w:t>
      </w:r>
      <w:proofErr w:type="spellStart"/>
      <w:r>
        <w:rPr>
          <w:color w:val="0F0F0F"/>
          <w:w w:val="105"/>
          <w:sz w:val="12"/>
        </w:rPr>
        <w:t>doi</w:t>
      </w:r>
      <w:proofErr w:type="spellEnd"/>
      <w:r>
        <w:rPr>
          <w:color w:val="0F0F0F"/>
          <w:w w:val="105"/>
          <w:sz w:val="12"/>
        </w:rPr>
        <w:t>:</w:t>
      </w:r>
      <w:r>
        <w:rPr>
          <w:color w:val="0F0F0F"/>
          <w:spacing w:val="13"/>
          <w:w w:val="105"/>
          <w:sz w:val="12"/>
        </w:rPr>
        <w:t xml:space="preserve"> </w:t>
      </w:r>
      <w:r>
        <w:rPr>
          <w:color w:val="0F0F0F"/>
          <w:spacing w:val="-2"/>
          <w:w w:val="105"/>
          <w:sz w:val="12"/>
        </w:rPr>
        <w:t>10.1021/acs.analchem.5b04563.</w:t>
      </w:r>
    </w:p>
    <w:p w14:paraId="3C26492D" w14:textId="77777777" w:rsidR="00D25E69" w:rsidRDefault="00D25E69">
      <w:pPr>
        <w:pStyle w:val="BodyText"/>
        <w:spacing w:before="8"/>
        <w:rPr>
          <w:sz w:val="12"/>
        </w:rPr>
      </w:pPr>
    </w:p>
    <w:p w14:paraId="23D22701" w14:textId="77777777" w:rsidR="00D25E69" w:rsidRDefault="004E78E4">
      <w:pPr>
        <w:spacing w:line="496" w:lineRule="auto"/>
        <w:ind w:left="1538" w:hanging="325"/>
        <w:jc w:val="both"/>
        <w:rPr>
          <w:sz w:val="12"/>
        </w:rPr>
      </w:pPr>
      <w:r>
        <w:rPr>
          <w:color w:val="0F0F0F"/>
          <w:w w:val="105"/>
          <w:sz w:val="12"/>
        </w:rPr>
        <w:t>(19]</w:t>
      </w:r>
      <w:r>
        <w:rPr>
          <w:color w:val="0F0F0F"/>
          <w:spacing w:val="40"/>
          <w:w w:val="105"/>
          <w:sz w:val="12"/>
        </w:rPr>
        <w:t xml:space="preserve"> </w:t>
      </w:r>
      <w:r>
        <w:rPr>
          <w:color w:val="0F0F0F"/>
          <w:w w:val="105"/>
          <w:sz w:val="12"/>
        </w:rPr>
        <w:t>Joshua Klein</w:t>
      </w:r>
      <w:r>
        <w:rPr>
          <w:color w:val="4B4B4B"/>
          <w:w w:val="105"/>
          <w:sz w:val="12"/>
        </w:rPr>
        <w:t xml:space="preserve">, </w:t>
      </w:r>
      <w:proofErr w:type="spellStart"/>
      <w:r>
        <w:rPr>
          <w:color w:val="0F0F0F"/>
          <w:w w:val="105"/>
          <w:sz w:val="12"/>
        </w:rPr>
        <w:t>heckendorfc</w:t>
      </w:r>
      <w:proofErr w:type="spellEnd"/>
      <w:r>
        <w:rPr>
          <w:color w:val="0F0F0F"/>
          <w:w w:val="105"/>
          <w:sz w:val="12"/>
        </w:rPr>
        <w:t xml:space="preserve">, </w:t>
      </w:r>
      <w:proofErr w:type="spellStart"/>
      <w:r>
        <w:rPr>
          <w:color w:val="0F0F0F"/>
          <w:w w:val="105"/>
          <w:sz w:val="12"/>
        </w:rPr>
        <w:t>Saulius</w:t>
      </w:r>
      <w:proofErr w:type="spellEnd"/>
      <w:r>
        <w:rPr>
          <w:color w:val="0F0F0F"/>
          <w:w w:val="105"/>
          <w:sz w:val="12"/>
        </w:rPr>
        <w:t xml:space="preserve"> </w:t>
      </w:r>
      <w:proofErr w:type="spellStart"/>
      <w:r>
        <w:rPr>
          <w:color w:val="0F0F0F"/>
          <w:w w:val="105"/>
          <w:sz w:val="12"/>
        </w:rPr>
        <w:t>Lukauskas</w:t>
      </w:r>
      <w:proofErr w:type="spellEnd"/>
      <w:r>
        <w:rPr>
          <w:color w:val="4B4B4B"/>
          <w:w w:val="105"/>
          <w:sz w:val="12"/>
        </w:rPr>
        <w:t xml:space="preserve">, </w:t>
      </w:r>
      <w:r>
        <w:rPr>
          <w:color w:val="0F0F0F"/>
          <w:w w:val="105"/>
          <w:sz w:val="12"/>
        </w:rPr>
        <w:t xml:space="preserve">and </w:t>
      </w:r>
      <w:proofErr w:type="spellStart"/>
      <w:r>
        <w:rPr>
          <w:color w:val="0F0F0F"/>
          <w:w w:val="105"/>
          <w:sz w:val="12"/>
        </w:rPr>
        <w:t>mstim</w:t>
      </w:r>
      <w:proofErr w:type="spellEnd"/>
      <w:r>
        <w:rPr>
          <w:color w:val="4B4B4B"/>
          <w:w w:val="105"/>
          <w:sz w:val="12"/>
        </w:rPr>
        <w:t>.</w:t>
      </w:r>
      <w:r>
        <w:rPr>
          <w:color w:val="4B4B4B"/>
          <w:spacing w:val="40"/>
          <w:w w:val="105"/>
          <w:sz w:val="12"/>
        </w:rPr>
        <w:t xml:space="preserve"> </w:t>
      </w:r>
      <w:proofErr w:type="spellStart"/>
      <w:r>
        <w:rPr>
          <w:color w:val="0F0F0F"/>
          <w:w w:val="105"/>
          <w:sz w:val="12"/>
        </w:rPr>
        <w:t>mobiusklein</w:t>
      </w:r>
      <w:proofErr w:type="spellEnd"/>
      <w:r>
        <w:rPr>
          <w:color w:val="0F0F0F"/>
          <w:w w:val="105"/>
          <w:sz w:val="12"/>
        </w:rPr>
        <w:t>/</w:t>
      </w:r>
      <w:proofErr w:type="spellStart"/>
      <w:r>
        <w:rPr>
          <w:color w:val="0F0F0F"/>
          <w:w w:val="105"/>
          <w:sz w:val="12"/>
        </w:rPr>
        <w:t>msdeisotope</w:t>
      </w:r>
      <w:proofErr w:type="spellEnd"/>
      <w:r>
        <w:rPr>
          <w:color w:val="0F0F0F"/>
          <w:w w:val="105"/>
          <w:sz w:val="12"/>
        </w:rPr>
        <w:t xml:space="preserve">: Release v0.0.33. </w:t>
      </w:r>
      <w:r>
        <w:rPr>
          <w:color w:val="1D1D1D"/>
          <w:w w:val="105"/>
          <w:sz w:val="12"/>
        </w:rPr>
        <w:t xml:space="preserve">2021. </w:t>
      </w:r>
      <w:proofErr w:type="spellStart"/>
      <w:r>
        <w:rPr>
          <w:color w:val="0F0F0F"/>
          <w:w w:val="105"/>
          <w:sz w:val="12"/>
        </w:rPr>
        <w:t>doi</w:t>
      </w:r>
      <w:proofErr w:type="spellEnd"/>
      <w:r>
        <w:rPr>
          <w:color w:val="0F0F0F"/>
          <w:w w:val="105"/>
          <w:sz w:val="12"/>
        </w:rPr>
        <w:t>: 10.</w:t>
      </w:r>
      <w:r>
        <w:rPr>
          <w:color w:val="0F0F0F"/>
          <w:spacing w:val="40"/>
          <w:w w:val="105"/>
          <w:sz w:val="12"/>
        </w:rPr>
        <w:t xml:space="preserve"> </w:t>
      </w:r>
      <w:r>
        <w:rPr>
          <w:color w:val="0F0F0F"/>
          <w:spacing w:val="-2"/>
          <w:w w:val="105"/>
          <w:sz w:val="12"/>
        </w:rPr>
        <w:t>5281/zenodo.5759830.</w:t>
      </w:r>
    </w:p>
    <w:p w14:paraId="502F1B2B" w14:textId="77777777" w:rsidR="00D25E69" w:rsidRDefault="004E78E4">
      <w:pPr>
        <w:spacing w:line="491" w:lineRule="auto"/>
        <w:ind w:left="1535" w:right="6" w:hanging="322"/>
        <w:jc w:val="both"/>
        <w:rPr>
          <w:sz w:val="12"/>
        </w:rPr>
      </w:pPr>
      <w:r>
        <w:rPr>
          <w:color w:val="0F0F0F"/>
          <w:w w:val="105"/>
          <w:sz w:val="12"/>
        </w:rPr>
        <w:t>(20]</w:t>
      </w:r>
      <w:r>
        <w:rPr>
          <w:color w:val="0F0F0F"/>
          <w:spacing w:val="40"/>
          <w:w w:val="105"/>
          <w:sz w:val="12"/>
        </w:rPr>
        <w:t xml:space="preserve"> </w:t>
      </w:r>
      <w:proofErr w:type="spellStart"/>
      <w:r>
        <w:rPr>
          <w:color w:val="0F0F0F"/>
          <w:w w:val="105"/>
          <w:sz w:val="12"/>
        </w:rPr>
        <w:t>Douwe</w:t>
      </w:r>
      <w:proofErr w:type="spellEnd"/>
      <w:r>
        <w:rPr>
          <w:color w:val="0F0F0F"/>
          <w:w w:val="105"/>
          <w:sz w:val="12"/>
        </w:rPr>
        <w:t xml:space="preserve"> </w:t>
      </w:r>
      <w:r>
        <w:rPr>
          <w:color w:val="1D1D1D"/>
          <w:w w:val="105"/>
          <w:sz w:val="12"/>
        </w:rPr>
        <w:t xml:space="preserve">Schulte, Weiwei </w:t>
      </w:r>
      <w:r>
        <w:rPr>
          <w:color w:val="0F0F0F"/>
          <w:w w:val="105"/>
          <w:sz w:val="12"/>
        </w:rPr>
        <w:t xml:space="preserve">Peng, </w:t>
      </w:r>
      <w:r>
        <w:rPr>
          <w:color w:val="1D1D1D"/>
          <w:w w:val="105"/>
          <w:sz w:val="12"/>
        </w:rPr>
        <w:t xml:space="preserve">and </w:t>
      </w:r>
      <w:r>
        <w:rPr>
          <w:color w:val="0F0F0F"/>
          <w:w w:val="105"/>
          <w:sz w:val="12"/>
        </w:rPr>
        <w:t xml:space="preserve">Joost </w:t>
      </w:r>
      <w:proofErr w:type="spellStart"/>
      <w:r>
        <w:rPr>
          <w:color w:val="1D1D1D"/>
          <w:w w:val="105"/>
          <w:sz w:val="12"/>
        </w:rPr>
        <w:t>Snijder</w:t>
      </w:r>
      <w:proofErr w:type="spellEnd"/>
      <w:r>
        <w:rPr>
          <w:color w:val="1D1D1D"/>
          <w:w w:val="105"/>
          <w:sz w:val="12"/>
        </w:rPr>
        <w:t>.</w:t>
      </w:r>
      <w:r>
        <w:rPr>
          <w:color w:val="1D1D1D"/>
          <w:spacing w:val="40"/>
          <w:w w:val="105"/>
          <w:sz w:val="12"/>
        </w:rPr>
        <w:t xml:space="preserve"> </w:t>
      </w:r>
      <w:r>
        <w:rPr>
          <w:color w:val="0F0F0F"/>
          <w:w w:val="105"/>
          <w:sz w:val="12"/>
        </w:rPr>
        <w:t>Template­</w:t>
      </w:r>
      <w:r>
        <w:rPr>
          <w:color w:val="0F0F0F"/>
          <w:spacing w:val="40"/>
          <w:w w:val="105"/>
          <w:sz w:val="12"/>
        </w:rPr>
        <w:t xml:space="preserve"> </w:t>
      </w:r>
      <w:r>
        <w:rPr>
          <w:color w:val="0F0F0F"/>
          <w:w w:val="105"/>
          <w:sz w:val="12"/>
        </w:rPr>
        <w:t>based</w:t>
      </w:r>
      <w:r>
        <w:rPr>
          <w:color w:val="0F0F0F"/>
          <w:spacing w:val="-5"/>
          <w:w w:val="105"/>
          <w:sz w:val="12"/>
        </w:rPr>
        <w:t xml:space="preserve"> </w:t>
      </w:r>
      <w:r>
        <w:rPr>
          <w:color w:val="0F0F0F"/>
          <w:w w:val="105"/>
          <w:sz w:val="12"/>
        </w:rPr>
        <w:t>assembly of</w:t>
      </w:r>
      <w:r>
        <w:rPr>
          <w:color w:val="0F0F0F"/>
          <w:spacing w:val="-3"/>
          <w:w w:val="105"/>
          <w:sz w:val="12"/>
        </w:rPr>
        <w:t xml:space="preserve"> </w:t>
      </w:r>
      <w:r>
        <w:rPr>
          <w:color w:val="0F0F0F"/>
          <w:w w:val="105"/>
          <w:sz w:val="12"/>
        </w:rPr>
        <w:t xml:space="preserve">proteomic </w:t>
      </w:r>
      <w:r>
        <w:rPr>
          <w:color w:val="1D1D1D"/>
          <w:w w:val="105"/>
          <w:sz w:val="12"/>
        </w:rPr>
        <w:t xml:space="preserve">short </w:t>
      </w:r>
      <w:r>
        <w:rPr>
          <w:color w:val="0F0F0F"/>
          <w:w w:val="105"/>
          <w:sz w:val="12"/>
        </w:rPr>
        <w:t>reads for de</w:t>
      </w:r>
      <w:r>
        <w:rPr>
          <w:color w:val="0F0F0F"/>
          <w:spacing w:val="-3"/>
          <w:w w:val="105"/>
          <w:sz w:val="12"/>
        </w:rPr>
        <w:t xml:space="preserve"> </w:t>
      </w:r>
      <w:r>
        <w:rPr>
          <w:color w:val="0F0F0F"/>
          <w:w w:val="105"/>
          <w:sz w:val="12"/>
        </w:rPr>
        <w:t>novo antibody</w:t>
      </w:r>
      <w:r>
        <w:rPr>
          <w:color w:val="0F0F0F"/>
          <w:spacing w:val="40"/>
          <w:w w:val="105"/>
          <w:sz w:val="12"/>
        </w:rPr>
        <w:t xml:space="preserve"> </w:t>
      </w:r>
      <w:r>
        <w:rPr>
          <w:color w:val="1D1D1D"/>
          <w:w w:val="105"/>
          <w:sz w:val="12"/>
        </w:rPr>
        <w:t xml:space="preserve">sequencing and </w:t>
      </w:r>
      <w:r>
        <w:rPr>
          <w:color w:val="0F0F0F"/>
          <w:w w:val="105"/>
          <w:sz w:val="12"/>
        </w:rPr>
        <w:t>repertoire profili</w:t>
      </w:r>
      <w:r>
        <w:rPr>
          <w:color w:val="0F0F0F"/>
          <w:w w:val="105"/>
          <w:sz w:val="12"/>
        </w:rPr>
        <w:t>ng.</w:t>
      </w:r>
      <w:r>
        <w:rPr>
          <w:color w:val="0F0F0F"/>
          <w:spacing w:val="40"/>
          <w:w w:val="105"/>
          <w:sz w:val="12"/>
        </w:rPr>
        <w:t xml:space="preserve"> </w:t>
      </w:r>
      <w:r>
        <w:rPr>
          <w:i/>
          <w:color w:val="0F0F0F"/>
          <w:w w:val="105"/>
          <w:sz w:val="12"/>
        </w:rPr>
        <w:t xml:space="preserve">Analytical chemistry, </w:t>
      </w:r>
      <w:r>
        <w:rPr>
          <w:color w:val="0F0F0F"/>
          <w:w w:val="105"/>
          <w:sz w:val="12"/>
        </w:rPr>
        <w:t>94</w:t>
      </w:r>
      <w:r>
        <w:rPr>
          <w:color w:val="0F0F0F"/>
          <w:spacing w:val="40"/>
          <w:w w:val="105"/>
          <w:sz w:val="12"/>
        </w:rPr>
        <w:t xml:space="preserve"> </w:t>
      </w:r>
      <w:r>
        <w:rPr>
          <w:color w:val="1D1D1D"/>
          <w:w w:val="105"/>
          <w:sz w:val="12"/>
        </w:rPr>
        <w:t xml:space="preserve">(29):10391-10399, </w:t>
      </w:r>
      <w:r>
        <w:rPr>
          <w:color w:val="0F0F0F"/>
          <w:w w:val="105"/>
          <w:sz w:val="12"/>
        </w:rPr>
        <w:t xml:space="preserve">2022. </w:t>
      </w:r>
      <w:r>
        <w:rPr>
          <w:w w:val="105"/>
          <w:sz w:val="12"/>
        </w:rPr>
        <w:t xml:space="preserve">ISSN </w:t>
      </w:r>
      <w:r>
        <w:rPr>
          <w:color w:val="0F0F0F"/>
          <w:w w:val="105"/>
          <w:sz w:val="12"/>
        </w:rPr>
        <w:t>1520-6882.</w:t>
      </w:r>
      <w:r>
        <w:rPr>
          <w:color w:val="0F0F0F"/>
          <w:spacing w:val="38"/>
          <w:w w:val="105"/>
          <w:sz w:val="12"/>
        </w:rPr>
        <w:t xml:space="preserve"> </w:t>
      </w:r>
      <w:proofErr w:type="spellStart"/>
      <w:r>
        <w:rPr>
          <w:color w:val="0F0F0F"/>
          <w:w w:val="105"/>
          <w:sz w:val="12"/>
        </w:rPr>
        <w:t>doi</w:t>
      </w:r>
      <w:proofErr w:type="spellEnd"/>
      <w:r>
        <w:rPr>
          <w:color w:val="0F0F0F"/>
          <w:w w:val="105"/>
          <w:sz w:val="12"/>
        </w:rPr>
        <w:t>: 10.1021/</w:t>
      </w:r>
      <w:proofErr w:type="spellStart"/>
      <w:r>
        <w:rPr>
          <w:color w:val="0F0F0F"/>
          <w:w w:val="105"/>
          <w:sz w:val="12"/>
        </w:rPr>
        <w:t>acs</w:t>
      </w:r>
      <w:proofErr w:type="spellEnd"/>
      <w:r>
        <w:rPr>
          <w:color w:val="0F0F0F"/>
          <w:w w:val="105"/>
          <w:sz w:val="12"/>
        </w:rPr>
        <w:t>.</w:t>
      </w:r>
    </w:p>
    <w:p w14:paraId="3A32173D" w14:textId="77777777" w:rsidR="00D25E69" w:rsidRDefault="004E78E4">
      <w:pPr>
        <w:spacing w:before="6"/>
        <w:ind w:left="1534"/>
        <w:rPr>
          <w:sz w:val="12"/>
        </w:rPr>
      </w:pPr>
      <w:r>
        <w:rPr>
          <w:color w:val="0F0F0F"/>
          <w:spacing w:val="-2"/>
          <w:w w:val="105"/>
          <w:sz w:val="12"/>
        </w:rPr>
        <w:t>analchem.2c01300.</w:t>
      </w:r>
    </w:p>
    <w:p w14:paraId="2EB2581A" w14:textId="77777777" w:rsidR="00D25E69" w:rsidRDefault="004E78E4">
      <w:pPr>
        <w:rPr>
          <w:sz w:val="12"/>
        </w:rPr>
      </w:pPr>
      <w:r>
        <w:br w:type="column"/>
      </w:r>
    </w:p>
    <w:p w14:paraId="0AEAA83A" w14:textId="77777777" w:rsidR="00D25E69" w:rsidRDefault="004E78E4">
      <w:pPr>
        <w:spacing w:before="83" w:line="494" w:lineRule="auto"/>
        <w:ind w:left="481" w:right="1195" w:hanging="317"/>
        <w:jc w:val="both"/>
        <w:rPr>
          <w:sz w:val="12"/>
        </w:rPr>
      </w:pPr>
      <w:r>
        <w:rPr>
          <w:color w:val="0F0F0F"/>
          <w:w w:val="105"/>
          <w:sz w:val="12"/>
        </w:rPr>
        <w:t>(21]</w:t>
      </w:r>
      <w:r>
        <w:rPr>
          <w:color w:val="0F0F0F"/>
          <w:spacing w:val="40"/>
          <w:w w:val="105"/>
          <w:sz w:val="12"/>
        </w:rPr>
        <w:t xml:space="preserve"> </w:t>
      </w:r>
      <w:r>
        <w:rPr>
          <w:color w:val="0F0F0F"/>
          <w:w w:val="105"/>
          <w:sz w:val="12"/>
        </w:rPr>
        <w:t>Bin Ma</w:t>
      </w:r>
      <w:r>
        <w:rPr>
          <w:color w:val="4B4B4B"/>
          <w:w w:val="105"/>
          <w:sz w:val="12"/>
        </w:rPr>
        <w:t xml:space="preserve">, </w:t>
      </w:r>
      <w:proofErr w:type="spellStart"/>
      <w:r>
        <w:rPr>
          <w:color w:val="0F0F0F"/>
          <w:w w:val="105"/>
          <w:sz w:val="12"/>
        </w:rPr>
        <w:t>Kaizhong</w:t>
      </w:r>
      <w:proofErr w:type="spellEnd"/>
      <w:r>
        <w:rPr>
          <w:color w:val="0F0F0F"/>
          <w:w w:val="105"/>
          <w:sz w:val="12"/>
        </w:rPr>
        <w:t xml:space="preserve"> Zhang, Christopher </w:t>
      </w:r>
      <w:r>
        <w:rPr>
          <w:w w:val="105"/>
          <w:sz w:val="12"/>
        </w:rPr>
        <w:t>Hendrie</w:t>
      </w:r>
      <w:r>
        <w:rPr>
          <w:color w:val="4B4B4B"/>
          <w:w w:val="105"/>
          <w:sz w:val="12"/>
        </w:rPr>
        <w:t xml:space="preserve">, </w:t>
      </w:r>
      <w:r>
        <w:rPr>
          <w:color w:val="0F0F0F"/>
          <w:w w:val="105"/>
          <w:sz w:val="12"/>
        </w:rPr>
        <w:t>et al.</w:t>
      </w:r>
      <w:r>
        <w:rPr>
          <w:color w:val="0F0F0F"/>
          <w:spacing w:val="40"/>
          <w:w w:val="105"/>
          <w:sz w:val="12"/>
        </w:rPr>
        <w:t xml:space="preserve"> </w:t>
      </w:r>
      <w:r>
        <w:rPr>
          <w:color w:val="0F0F0F"/>
          <w:w w:val="105"/>
          <w:sz w:val="12"/>
        </w:rPr>
        <w:t>Peaks:</w:t>
      </w:r>
      <w:r>
        <w:rPr>
          <w:color w:val="0F0F0F"/>
          <w:spacing w:val="40"/>
          <w:w w:val="105"/>
          <w:sz w:val="12"/>
        </w:rPr>
        <w:t xml:space="preserve"> </w:t>
      </w:r>
      <w:r>
        <w:rPr>
          <w:color w:val="0F0F0F"/>
          <w:w w:val="105"/>
          <w:sz w:val="12"/>
        </w:rPr>
        <w:t>powerful software for peptide de novo sequencing by tandem</w:t>
      </w:r>
      <w:r>
        <w:rPr>
          <w:color w:val="0F0F0F"/>
          <w:spacing w:val="40"/>
          <w:w w:val="105"/>
          <w:sz w:val="12"/>
        </w:rPr>
        <w:t xml:space="preserve"> </w:t>
      </w:r>
      <w:r>
        <w:rPr>
          <w:color w:val="0F0F0F"/>
          <w:w w:val="105"/>
          <w:sz w:val="12"/>
        </w:rPr>
        <w:t xml:space="preserve">mass </w:t>
      </w:r>
      <w:r>
        <w:rPr>
          <w:color w:val="0F0F0F"/>
          <w:w w:val="105"/>
          <w:sz w:val="12"/>
        </w:rPr>
        <w:t>spectrometry.</w:t>
      </w:r>
      <w:r>
        <w:rPr>
          <w:color w:val="0F0F0F"/>
          <w:spacing w:val="40"/>
          <w:w w:val="105"/>
          <w:sz w:val="12"/>
        </w:rPr>
        <w:t xml:space="preserve"> </w:t>
      </w:r>
      <w:r>
        <w:rPr>
          <w:i/>
          <w:color w:val="0F0F0F"/>
          <w:w w:val="105"/>
          <w:sz w:val="12"/>
        </w:rPr>
        <w:t xml:space="preserve">Rapid Communications in </w:t>
      </w:r>
      <w:r>
        <w:rPr>
          <w:color w:val="0F0F0F"/>
          <w:w w:val="105"/>
          <w:sz w:val="12"/>
        </w:rPr>
        <w:t xml:space="preserve">Mass </w:t>
      </w:r>
      <w:r>
        <w:rPr>
          <w:i/>
          <w:color w:val="0F0F0F"/>
          <w:w w:val="105"/>
          <w:sz w:val="12"/>
        </w:rPr>
        <w:t>Spec­</w:t>
      </w:r>
      <w:r>
        <w:rPr>
          <w:i/>
          <w:color w:val="0F0F0F"/>
          <w:spacing w:val="40"/>
          <w:w w:val="105"/>
          <w:sz w:val="12"/>
        </w:rPr>
        <w:t xml:space="preserve"> </w:t>
      </w:r>
      <w:proofErr w:type="spellStart"/>
      <w:r>
        <w:rPr>
          <w:i/>
          <w:color w:val="0F0F0F"/>
          <w:w w:val="105"/>
          <w:sz w:val="12"/>
        </w:rPr>
        <w:t>trometry</w:t>
      </w:r>
      <w:proofErr w:type="spellEnd"/>
      <w:r>
        <w:rPr>
          <w:i/>
          <w:color w:val="0F0F0F"/>
          <w:w w:val="105"/>
          <w:sz w:val="12"/>
        </w:rPr>
        <w:t xml:space="preserve">, </w:t>
      </w:r>
      <w:r>
        <w:rPr>
          <w:color w:val="0F0F0F"/>
          <w:w w:val="105"/>
          <w:sz w:val="12"/>
        </w:rPr>
        <w:t>17(20)</w:t>
      </w:r>
      <w:r>
        <w:rPr>
          <w:color w:val="333333"/>
          <w:w w:val="105"/>
          <w:sz w:val="12"/>
        </w:rPr>
        <w:t>:23</w:t>
      </w:r>
      <w:r>
        <w:rPr>
          <w:color w:val="0F0F0F"/>
          <w:w w:val="105"/>
          <w:sz w:val="12"/>
        </w:rPr>
        <w:t>37-2342</w:t>
      </w:r>
      <w:r>
        <w:rPr>
          <w:color w:val="4B4B4B"/>
          <w:w w:val="105"/>
          <w:sz w:val="12"/>
        </w:rPr>
        <w:t xml:space="preserve">, </w:t>
      </w:r>
      <w:r>
        <w:rPr>
          <w:color w:val="0F0F0F"/>
          <w:w w:val="105"/>
          <w:sz w:val="12"/>
        </w:rPr>
        <w:t>2003.</w:t>
      </w:r>
      <w:r>
        <w:rPr>
          <w:color w:val="0F0F0F"/>
          <w:spacing w:val="40"/>
          <w:w w:val="105"/>
          <w:sz w:val="12"/>
        </w:rPr>
        <w:t xml:space="preserve"> </w:t>
      </w:r>
      <w:r>
        <w:rPr>
          <w:w w:val="105"/>
          <w:sz w:val="12"/>
        </w:rPr>
        <w:t xml:space="preserve">ISSN </w:t>
      </w:r>
      <w:r>
        <w:rPr>
          <w:color w:val="0F0F0F"/>
          <w:w w:val="105"/>
          <w:sz w:val="12"/>
        </w:rPr>
        <w:t>0951-4198.</w:t>
      </w:r>
      <w:r>
        <w:rPr>
          <w:color w:val="0F0F0F"/>
          <w:spacing w:val="40"/>
          <w:w w:val="105"/>
          <w:sz w:val="12"/>
        </w:rPr>
        <w:t xml:space="preserve"> </w:t>
      </w:r>
      <w:proofErr w:type="spellStart"/>
      <w:r>
        <w:rPr>
          <w:color w:val="0F0F0F"/>
          <w:w w:val="105"/>
          <w:sz w:val="12"/>
        </w:rPr>
        <w:t>doi</w:t>
      </w:r>
      <w:proofErr w:type="spellEnd"/>
      <w:r>
        <w:rPr>
          <w:color w:val="0F0F0F"/>
          <w:w w:val="105"/>
          <w:sz w:val="12"/>
        </w:rPr>
        <w:t>:</w:t>
      </w:r>
      <w:r>
        <w:rPr>
          <w:color w:val="0F0F0F"/>
          <w:spacing w:val="40"/>
          <w:w w:val="105"/>
          <w:sz w:val="12"/>
        </w:rPr>
        <w:t xml:space="preserve"> </w:t>
      </w:r>
      <w:r>
        <w:rPr>
          <w:color w:val="0F0F0F"/>
          <w:spacing w:val="-2"/>
          <w:w w:val="105"/>
          <w:sz w:val="12"/>
        </w:rPr>
        <w:t>10.1002/rcm.1196.</w:t>
      </w:r>
    </w:p>
    <w:p w14:paraId="6744772F" w14:textId="77777777" w:rsidR="00D25E69" w:rsidRDefault="004E78E4">
      <w:pPr>
        <w:pStyle w:val="ListParagraph"/>
        <w:numPr>
          <w:ilvl w:val="0"/>
          <w:numId w:val="1"/>
        </w:numPr>
        <w:tabs>
          <w:tab w:val="left" w:pos="489"/>
        </w:tabs>
        <w:spacing w:before="6" w:line="491" w:lineRule="auto"/>
        <w:ind w:right="1190" w:hanging="319"/>
        <w:jc w:val="both"/>
        <w:rPr>
          <w:sz w:val="12"/>
        </w:rPr>
      </w:pPr>
      <w:r>
        <w:rPr>
          <w:color w:val="333333"/>
          <w:w w:val="105"/>
          <w:sz w:val="12"/>
        </w:rPr>
        <w:t xml:space="preserve">Weiwei </w:t>
      </w:r>
      <w:r>
        <w:rPr>
          <w:color w:val="0F0F0F"/>
          <w:w w:val="105"/>
          <w:sz w:val="12"/>
        </w:rPr>
        <w:t xml:space="preserve">Peng, </w:t>
      </w:r>
      <w:r>
        <w:rPr>
          <w:color w:val="1D1D1D"/>
          <w:w w:val="105"/>
          <w:sz w:val="12"/>
        </w:rPr>
        <w:t xml:space="preserve">Matti </w:t>
      </w:r>
      <w:r>
        <w:rPr>
          <w:color w:val="0F0F0F"/>
          <w:w w:val="105"/>
          <w:sz w:val="12"/>
        </w:rPr>
        <w:t xml:space="preserve">F. </w:t>
      </w:r>
      <w:proofErr w:type="spellStart"/>
      <w:r>
        <w:rPr>
          <w:color w:val="0F0F0F"/>
          <w:w w:val="105"/>
          <w:sz w:val="12"/>
        </w:rPr>
        <w:t>Pronker</w:t>
      </w:r>
      <w:proofErr w:type="spellEnd"/>
      <w:r>
        <w:rPr>
          <w:color w:val="0F0F0F"/>
          <w:w w:val="105"/>
          <w:sz w:val="12"/>
        </w:rPr>
        <w:t xml:space="preserve">, and Joost </w:t>
      </w:r>
      <w:proofErr w:type="spellStart"/>
      <w:r>
        <w:rPr>
          <w:color w:val="0F0F0F"/>
          <w:w w:val="105"/>
          <w:sz w:val="12"/>
        </w:rPr>
        <w:t>Snijder</w:t>
      </w:r>
      <w:proofErr w:type="spellEnd"/>
      <w:r>
        <w:rPr>
          <w:color w:val="0F0F0F"/>
          <w:w w:val="105"/>
          <w:sz w:val="12"/>
        </w:rPr>
        <w:t>.</w:t>
      </w:r>
      <w:r>
        <w:rPr>
          <w:color w:val="0F0F0F"/>
          <w:spacing w:val="40"/>
          <w:w w:val="105"/>
          <w:sz w:val="12"/>
        </w:rPr>
        <w:t xml:space="preserve"> </w:t>
      </w:r>
      <w:r>
        <w:rPr>
          <w:color w:val="1D1D1D"/>
          <w:w w:val="105"/>
          <w:sz w:val="12"/>
        </w:rPr>
        <w:t>Mass</w:t>
      </w:r>
      <w:r>
        <w:rPr>
          <w:color w:val="1D1D1D"/>
          <w:spacing w:val="40"/>
          <w:w w:val="105"/>
          <w:sz w:val="12"/>
        </w:rPr>
        <w:t xml:space="preserve"> </w:t>
      </w:r>
      <w:r>
        <w:rPr>
          <w:color w:val="1D1D1D"/>
          <w:w w:val="105"/>
          <w:sz w:val="12"/>
        </w:rPr>
        <w:t xml:space="preserve">spectrometry-based </w:t>
      </w:r>
      <w:r>
        <w:rPr>
          <w:color w:val="0F0F0F"/>
          <w:w w:val="105"/>
          <w:sz w:val="12"/>
        </w:rPr>
        <w:t xml:space="preserve">de novo </w:t>
      </w:r>
      <w:r>
        <w:rPr>
          <w:color w:val="1D1D1D"/>
          <w:w w:val="105"/>
          <w:sz w:val="12"/>
        </w:rPr>
        <w:t xml:space="preserve">sequencing of </w:t>
      </w:r>
      <w:r>
        <w:rPr>
          <w:color w:val="0F0F0F"/>
          <w:w w:val="105"/>
          <w:sz w:val="12"/>
        </w:rPr>
        <w:t xml:space="preserve">monoclonal </w:t>
      </w:r>
      <w:r>
        <w:rPr>
          <w:color w:val="1D1D1D"/>
          <w:w w:val="105"/>
          <w:sz w:val="12"/>
        </w:rPr>
        <w:t>an­</w:t>
      </w:r>
      <w:r>
        <w:rPr>
          <w:color w:val="1D1D1D"/>
          <w:spacing w:val="40"/>
          <w:w w:val="105"/>
          <w:sz w:val="12"/>
        </w:rPr>
        <w:t xml:space="preserve"> </w:t>
      </w:r>
      <w:proofErr w:type="spellStart"/>
      <w:r>
        <w:rPr>
          <w:color w:val="0F0F0F"/>
          <w:w w:val="105"/>
          <w:sz w:val="12"/>
        </w:rPr>
        <w:t>tibodies</w:t>
      </w:r>
      <w:proofErr w:type="spellEnd"/>
      <w:r>
        <w:rPr>
          <w:color w:val="0F0F0F"/>
          <w:w w:val="105"/>
          <w:sz w:val="12"/>
        </w:rPr>
        <w:t xml:space="preserve"> using multiple</w:t>
      </w:r>
      <w:r>
        <w:rPr>
          <w:color w:val="0F0F0F"/>
          <w:w w:val="105"/>
          <w:sz w:val="12"/>
        </w:rPr>
        <w:t xml:space="preserve"> proteases and a dual fragmentation</w:t>
      </w:r>
      <w:r>
        <w:rPr>
          <w:color w:val="0F0F0F"/>
          <w:spacing w:val="40"/>
          <w:w w:val="105"/>
          <w:sz w:val="12"/>
        </w:rPr>
        <w:t xml:space="preserve"> </w:t>
      </w:r>
      <w:r>
        <w:rPr>
          <w:color w:val="1D1D1D"/>
          <w:w w:val="105"/>
          <w:sz w:val="12"/>
        </w:rPr>
        <w:t>scheme.</w:t>
      </w:r>
      <w:r>
        <w:rPr>
          <w:color w:val="1D1D1D"/>
          <w:spacing w:val="40"/>
          <w:w w:val="105"/>
          <w:sz w:val="12"/>
        </w:rPr>
        <w:t xml:space="preserve"> </w:t>
      </w:r>
      <w:r>
        <w:rPr>
          <w:i/>
          <w:color w:val="0F0F0F"/>
          <w:w w:val="105"/>
          <w:sz w:val="12"/>
        </w:rPr>
        <w:t>Journal of Proteome Research</w:t>
      </w:r>
      <w:r>
        <w:rPr>
          <w:i/>
          <w:color w:val="4B4B4B"/>
          <w:w w:val="105"/>
          <w:sz w:val="12"/>
        </w:rPr>
        <w:t xml:space="preserve">, </w:t>
      </w:r>
      <w:r>
        <w:rPr>
          <w:color w:val="0F0F0F"/>
          <w:w w:val="105"/>
          <w:sz w:val="12"/>
        </w:rPr>
        <w:t>20(7):3559-3566,</w:t>
      </w:r>
      <w:r>
        <w:rPr>
          <w:color w:val="0F0F0F"/>
          <w:spacing w:val="40"/>
          <w:w w:val="105"/>
          <w:sz w:val="12"/>
        </w:rPr>
        <w:t xml:space="preserve"> </w:t>
      </w:r>
      <w:r>
        <w:rPr>
          <w:color w:val="0F0F0F"/>
          <w:w w:val="105"/>
          <w:sz w:val="12"/>
        </w:rPr>
        <w:t>2021. ISSN 1535-3893.</w:t>
      </w:r>
      <w:r>
        <w:rPr>
          <w:color w:val="0F0F0F"/>
          <w:spacing w:val="27"/>
          <w:w w:val="105"/>
          <w:sz w:val="12"/>
        </w:rPr>
        <w:t xml:space="preserve"> </w:t>
      </w:r>
      <w:proofErr w:type="spellStart"/>
      <w:r>
        <w:rPr>
          <w:color w:val="0F0F0F"/>
          <w:w w:val="105"/>
          <w:sz w:val="12"/>
        </w:rPr>
        <w:t>doi</w:t>
      </w:r>
      <w:proofErr w:type="spellEnd"/>
      <w:r>
        <w:rPr>
          <w:color w:val="0F0F0F"/>
          <w:w w:val="105"/>
          <w:sz w:val="12"/>
        </w:rPr>
        <w:t>: 10.1021/acs.jproteome.1c00169.</w:t>
      </w:r>
    </w:p>
    <w:p w14:paraId="489D362B" w14:textId="77777777" w:rsidR="00D25E69" w:rsidRDefault="004E78E4">
      <w:pPr>
        <w:pStyle w:val="ListParagraph"/>
        <w:numPr>
          <w:ilvl w:val="0"/>
          <w:numId w:val="1"/>
        </w:numPr>
        <w:tabs>
          <w:tab w:val="left" w:pos="485"/>
        </w:tabs>
        <w:spacing w:before="8" w:line="496" w:lineRule="auto"/>
        <w:ind w:left="481" w:right="1190" w:hanging="318"/>
        <w:jc w:val="both"/>
        <w:rPr>
          <w:sz w:val="12"/>
        </w:rPr>
      </w:pPr>
      <w:r>
        <w:rPr>
          <w:color w:val="0F0F0F"/>
          <w:w w:val="105"/>
          <w:sz w:val="12"/>
        </w:rPr>
        <w:t>Harvey E. Johnston</w:t>
      </w:r>
      <w:r>
        <w:rPr>
          <w:color w:val="4B4B4B"/>
          <w:w w:val="105"/>
          <w:sz w:val="12"/>
        </w:rPr>
        <w:t xml:space="preserve">, </w:t>
      </w:r>
      <w:proofErr w:type="spellStart"/>
      <w:r>
        <w:rPr>
          <w:color w:val="0F0F0F"/>
          <w:w w:val="105"/>
          <w:sz w:val="12"/>
        </w:rPr>
        <w:t>Kranthikumar</w:t>
      </w:r>
      <w:proofErr w:type="spellEnd"/>
      <w:r>
        <w:rPr>
          <w:color w:val="0F0F0F"/>
          <w:w w:val="105"/>
          <w:sz w:val="12"/>
        </w:rPr>
        <w:t xml:space="preserve"> </w:t>
      </w:r>
      <w:r>
        <w:rPr>
          <w:color w:val="1D1D1D"/>
          <w:w w:val="105"/>
          <w:sz w:val="12"/>
        </w:rPr>
        <w:t xml:space="preserve">Yadav, </w:t>
      </w:r>
      <w:r>
        <w:rPr>
          <w:color w:val="0F0F0F"/>
          <w:w w:val="105"/>
          <w:sz w:val="12"/>
        </w:rPr>
        <w:t>Joanna M. Kirk­</w:t>
      </w:r>
      <w:r>
        <w:rPr>
          <w:color w:val="0F0F0F"/>
          <w:spacing w:val="40"/>
          <w:w w:val="105"/>
          <w:sz w:val="12"/>
        </w:rPr>
        <w:t xml:space="preserve"> </w:t>
      </w:r>
      <w:proofErr w:type="spellStart"/>
      <w:r>
        <w:rPr>
          <w:color w:val="0F0F0F"/>
          <w:w w:val="105"/>
          <w:sz w:val="12"/>
        </w:rPr>
        <w:t>patrick</w:t>
      </w:r>
      <w:proofErr w:type="spellEnd"/>
      <w:r>
        <w:rPr>
          <w:color w:val="0F0F0F"/>
          <w:w w:val="105"/>
          <w:sz w:val="12"/>
        </w:rPr>
        <w:t xml:space="preserve">, et al. </w:t>
      </w:r>
      <w:r>
        <w:rPr>
          <w:color w:val="1D1D1D"/>
          <w:w w:val="105"/>
          <w:sz w:val="12"/>
        </w:rPr>
        <w:t xml:space="preserve">Solvent </w:t>
      </w:r>
      <w:r>
        <w:rPr>
          <w:color w:val="0F0F0F"/>
          <w:w w:val="105"/>
          <w:sz w:val="12"/>
        </w:rPr>
        <w:t xml:space="preserve">precipitation sp3 </w:t>
      </w:r>
      <w:r>
        <w:rPr>
          <w:color w:val="1D1D1D"/>
          <w:w w:val="105"/>
          <w:sz w:val="12"/>
        </w:rPr>
        <w:t xml:space="preserve">(sp4) </w:t>
      </w:r>
      <w:r>
        <w:rPr>
          <w:color w:val="0F0F0F"/>
          <w:w w:val="105"/>
          <w:sz w:val="12"/>
        </w:rPr>
        <w:t xml:space="preserve">enhances </w:t>
      </w:r>
      <w:proofErr w:type="spellStart"/>
      <w:r>
        <w:rPr>
          <w:color w:val="0F0F0F"/>
          <w:w w:val="105"/>
          <w:sz w:val="12"/>
        </w:rPr>
        <w:t>recov</w:t>
      </w:r>
      <w:proofErr w:type="spellEnd"/>
      <w:r>
        <w:rPr>
          <w:color w:val="0F0F0F"/>
          <w:w w:val="105"/>
          <w:sz w:val="12"/>
        </w:rPr>
        <w:t>­</w:t>
      </w:r>
      <w:r>
        <w:rPr>
          <w:color w:val="0F0F0F"/>
          <w:spacing w:val="40"/>
          <w:w w:val="105"/>
          <w:sz w:val="12"/>
        </w:rPr>
        <w:t xml:space="preserve"> </w:t>
      </w:r>
      <w:proofErr w:type="spellStart"/>
      <w:r>
        <w:rPr>
          <w:color w:val="0F0F0F"/>
          <w:w w:val="105"/>
          <w:sz w:val="12"/>
        </w:rPr>
        <w:t>ery</w:t>
      </w:r>
      <w:proofErr w:type="spellEnd"/>
      <w:r>
        <w:rPr>
          <w:color w:val="0F0F0F"/>
          <w:spacing w:val="-6"/>
          <w:w w:val="105"/>
          <w:sz w:val="12"/>
        </w:rPr>
        <w:t xml:space="preserve"> </w:t>
      </w:r>
      <w:r>
        <w:rPr>
          <w:color w:val="0F0F0F"/>
          <w:w w:val="105"/>
          <w:sz w:val="12"/>
        </w:rPr>
        <w:t>for</w:t>
      </w:r>
      <w:r>
        <w:rPr>
          <w:color w:val="0F0F0F"/>
          <w:spacing w:val="-9"/>
          <w:w w:val="105"/>
          <w:sz w:val="12"/>
        </w:rPr>
        <w:t xml:space="preserve"> </w:t>
      </w:r>
      <w:r>
        <w:rPr>
          <w:color w:val="0F0F0F"/>
          <w:w w:val="105"/>
          <w:sz w:val="12"/>
        </w:rPr>
        <w:t xml:space="preserve">proteomics </w:t>
      </w:r>
      <w:r>
        <w:rPr>
          <w:color w:val="1D1D1D"/>
          <w:w w:val="105"/>
          <w:sz w:val="12"/>
        </w:rPr>
        <w:t>sample</w:t>
      </w:r>
      <w:r>
        <w:rPr>
          <w:color w:val="1D1D1D"/>
          <w:spacing w:val="-8"/>
          <w:w w:val="105"/>
          <w:sz w:val="12"/>
        </w:rPr>
        <w:t xml:space="preserve"> </w:t>
      </w:r>
      <w:r>
        <w:rPr>
          <w:color w:val="0F0F0F"/>
          <w:w w:val="105"/>
          <w:sz w:val="12"/>
        </w:rPr>
        <w:t xml:space="preserve">preparation </w:t>
      </w:r>
      <w:r>
        <w:rPr>
          <w:color w:val="1D1D1D"/>
          <w:w w:val="105"/>
          <w:sz w:val="12"/>
        </w:rPr>
        <w:t xml:space="preserve">without </w:t>
      </w:r>
      <w:r>
        <w:rPr>
          <w:color w:val="0F0F0F"/>
          <w:w w:val="105"/>
          <w:sz w:val="12"/>
        </w:rPr>
        <w:t>magnetic</w:t>
      </w:r>
      <w:r>
        <w:rPr>
          <w:color w:val="0F0F0F"/>
          <w:spacing w:val="-9"/>
          <w:w w:val="105"/>
          <w:sz w:val="12"/>
        </w:rPr>
        <w:t xml:space="preserve"> </w:t>
      </w:r>
      <w:r>
        <w:rPr>
          <w:color w:val="0F0F0F"/>
          <w:w w:val="105"/>
          <w:sz w:val="12"/>
        </w:rPr>
        <w:t>beads.</w:t>
      </w:r>
      <w:r>
        <w:rPr>
          <w:color w:val="0F0F0F"/>
          <w:spacing w:val="40"/>
          <w:w w:val="105"/>
          <w:sz w:val="12"/>
        </w:rPr>
        <w:t xml:space="preserve"> </w:t>
      </w:r>
      <w:r>
        <w:rPr>
          <w:i/>
          <w:color w:val="0F0F0F"/>
          <w:w w:val="105"/>
          <w:sz w:val="12"/>
        </w:rPr>
        <w:t>Analytical</w:t>
      </w:r>
      <w:r>
        <w:rPr>
          <w:i/>
          <w:color w:val="0F0F0F"/>
          <w:spacing w:val="40"/>
          <w:w w:val="105"/>
          <w:sz w:val="12"/>
        </w:rPr>
        <w:t xml:space="preserve"> </w:t>
      </w:r>
      <w:r>
        <w:rPr>
          <w:i/>
          <w:color w:val="0F0F0F"/>
          <w:w w:val="105"/>
          <w:sz w:val="12"/>
        </w:rPr>
        <w:t>Chemistry,</w:t>
      </w:r>
      <w:r>
        <w:rPr>
          <w:i/>
          <w:color w:val="0F0F0F"/>
          <w:spacing w:val="70"/>
          <w:w w:val="105"/>
          <w:sz w:val="12"/>
        </w:rPr>
        <w:t xml:space="preserve"> </w:t>
      </w:r>
      <w:r>
        <w:rPr>
          <w:color w:val="1D1D1D"/>
          <w:w w:val="105"/>
          <w:sz w:val="12"/>
        </w:rPr>
        <w:t>94(29):10320--10328</w:t>
      </w:r>
      <w:r>
        <w:rPr>
          <w:color w:val="4B4B4B"/>
          <w:w w:val="105"/>
          <w:sz w:val="12"/>
        </w:rPr>
        <w:t>,</w:t>
      </w:r>
      <w:r>
        <w:rPr>
          <w:color w:val="4B4B4B"/>
          <w:spacing w:val="40"/>
          <w:w w:val="105"/>
          <w:sz w:val="12"/>
        </w:rPr>
        <w:t xml:space="preserve"> </w:t>
      </w:r>
      <w:r>
        <w:rPr>
          <w:color w:val="0F0F0F"/>
          <w:w w:val="105"/>
          <w:sz w:val="12"/>
        </w:rPr>
        <w:t>2022.</w:t>
      </w:r>
      <w:r>
        <w:rPr>
          <w:color w:val="0F0F0F"/>
          <w:spacing w:val="80"/>
          <w:w w:val="105"/>
          <w:sz w:val="12"/>
        </w:rPr>
        <w:t xml:space="preserve">  </w:t>
      </w:r>
      <w:r>
        <w:rPr>
          <w:w w:val="105"/>
          <w:sz w:val="12"/>
        </w:rPr>
        <w:t>ISSN</w:t>
      </w:r>
    </w:p>
    <w:p w14:paraId="5233DF45" w14:textId="77777777" w:rsidR="00D25E69" w:rsidRDefault="004E78E4">
      <w:pPr>
        <w:spacing w:line="491" w:lineRule="auto"/>
        <w:ind w:left="485" w:right="1191"/>
        <w:jc w:val="both"/>
        <w:rPr>
          <w:sz w:val="12"/>
        </w:rPr>
      </w:pPr>
      <w:r>
        <w:rPr>
          <w:color w:val="0F0F0F"/>
          <w:w w:val="105"/>
          <w:sz w:val="12"/>
        </w:rPr>
        <w:t xml:space="preserve">15206882. </w:t>
      </w:r>
      <w:proofErr w:type="spellStart"/>
      <w:r>
        <w:rPr>
          <w:color w:val="0F0F0F"/>
          <w:w w:val="105"/>
          <w:sz w:val="12"/>
        </w:rPr>
        <w:t>doi</w:t>
      </w:r>
      <w:proofErr w:type="spellEnd"/>
      <w:r>
        <w:rPr>
          <w:color w:val="0F0F0F"/>
          <w:w w:val="105"/>
          <w:sz w:val="12"/>
        </w:rPr>
        <w:t>: 10.1021/acs.analchem.1</w:t>
      </w:r>
      <w:r>
        <w:rPr>
          <w:color w:val="1D1D1D"/>
          <w:w w:val="105"/>
          <w:sz w:val="12"/>
        </w:rPr>
        <w:t>c04200/</w:t>
      </w:r>
      <w:proofErr w:type="spellStart"/>
      <w:r>
        <w:rPr>
          <w:color w:val="1D1D1D"/>
          <w:w w:val="105"/>
          <w:sz w:val="12"/>
        </w:rPr>
        <w:t>supplfile</w:t>
      </w:r>
      <w:proofErr w:type="spellEnd"/>
      <w:r>
        <w:rPr>
          <w:color w:val="1D1D1D"/>
          <w:w w:val="105"/>
          <w:sz w:val="12"/>
        </w:rPr>
        <w:t>/</w:t>
      </w:r>
      <w:r>
        <w:rPr>
          <w:color w:val="1D1D1D"/>
          <w:spacing w:val="40"/>
          <w:w w:val="105"/>
          <w:sz w:val="12"/>
        </w:rPr>
        <w:t xml:space="preserve"> </w:t>
      </w:r>
      <w:r>
        <w:rPr>
          <w:color w:val="0F0F0F"/>
          <w:spacing w:val="-2"/>
          <w:w w:val="105"/>
          <w:sz w:val="12"/>
        </w:rPr>
        <w:t>ac1c04200si002.xlsx.</w:t>
      </w:r>
    </w:p>
    <w:p w14:paraId="2B093721" w14:textId="77777777" w:rsidR="00D25E69" w:rsidRDefault="00D25E69">
      <w:pPr>
        <w:spacing w:line="491" w:lineRule="auto"/>
        <w:jc w:val="both"/>
        <w:rPr>
          <w:sz w:val="12"/>
        </w:rPr>
        <w:sectPr w:rsidR="00D25E69">
          <w:type w:val="continuous"/>
          <w:pgSz w:w="10320" w:h="14580"/>
          <w:pgMar w:top="1060" w:right="0" w:bottom="280" w:left="0" w:header="816" w:footer="705" w:gutter="0"/>
          <w:cols w:num="2" w:space="720" w:equalWidth="0">
            <w:col w:w="5072" w:space="40"/>
            <w:col w:w="5208"/>
          </w:cols>
        </w:sectPr>
      </w:pPr>
    </w:p>
    <w:p w14:paraId="1B94B765" w14:textId="77777777" w:rsidR="00D25E69" w:rsidRDefault="004E78E4">
      <w:pPr>
        <w:pStyle w:val="BodyText"/>
        <w:ind w:left="1209"/>
        <w:rPr>
          <w:sz w:val="20"/>
        </w:rPr>
      </w:pPr>
      <w:r>
        <w:rPr>
          <w:noProof/>
        </w:rPr>
        <w:drawing>
          <wp:anchor distT="0" distB="0" distL="0" distR="0" simplePos="0" relativeHeight="487309824" behindDoc="1" locked="0" layoutInCell="1" allowOverlap="1" wp14:anchorId="165CA116" wp14:editId="7A9C8A67">
            <wp:simplePos x="0" y="0"/>
            <wp:positionH relativeFrom="page">
              <wp:posOffset>1435613</wp:posOffset>
            </wp:positionH>
            <wp:positionV relativeFrom="page">
              <wp:posOffset>554736</wp:posOffset>
            </wp:positionV>
            <wp:extent cx="77843" cy="119062"/>
            <wp:effectExtent l="0" t="0" r="0" b="0"/>
            <wp:wrapNone/>
            <wp:docPr id="3"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0.png"/>
                    <pic:cNvPicPr/>
                  </pic:nvPicPr>
                  <pic:blipFill>
                    <a:blip r:embed="rId53" cstate="print"/>
                    <a:stretch>
                      <a:fillRect/>
                    </a:stretch>
                  </pic:blipFill>
                  <pic:spPr>
                    <a:xfrm>
                      <a:off x="0" y="0"/>
                      <a:ext cx="77843" cy="119062"/>
                    </a:xfrm>
                    <a:prstGeom prst="rect">
                      <a:avLst/>
                    </a:prstGeom>
                  </pic:spPr>
                </pic:pic>
              </a:graphicData>
            </a:graphic>
          </wp:anchor>
        </w:drawing>
      </w:r>
      <w:r w:rsidR="00D67176">
        <w:rPr>
          <w:noProof/>
          <w:sz w:val="20"/>
        </w:rPr>
        <mc:AlternateContent>
          <mc:Choice Requires="wpg">
            <w:drawing>
              <wp:inline distT="0" distB="0" distL="0" distR="0" wp14:anchorId="62768136" wp14:editId="7747CEC1">
                <wp:extent cx="5009515" cy="172720"/>
                <wp:effectExtent l="0" t="0" r="19685" b="5080"/>
                <wp:docPr id="1759597609" name="docshapegroup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09515" cy="172720"/>
                          <a:chOff x="0" y="0"/>
                          <a:chExt cx="7889" cy="272"/>
                        </a:xfrm>
                      </wpg:grpSpPr>
                      <pic:pic xmlns:pic="http://schemas.openxmlformats.org/drawingml/2006/picture">
                        <pic:nvPicPr>
                          <pic:cNvPr id="998905892" name="docshape52"/>
                          <pic:cNvPicPr>
                            <a:picLocks/>
                          </pic:cNvPicPr>
                        </pic:nvPicPr>
                        <pic:blipFill>
                          <a:blip r:embed="rId54">
                            <a:extLst>
                              <a:ext uri="{28A0092B-C50C-407E-A947-70E740481C1C}">
                                <a14:useLocalDpi xmlns:a14="http://schemas.microsoft.com/office/drawing/2010/main" val="0"/>
                              </a:ext>
                            </a:extLst>
                          </a:blip>
                          <a:srcRect/>
                          <a:stretch>
                            <a:fillRect/>
                          </a:stretch>
                        </pic:blipFill>
                        <pic:spPr bwMode="auto">
                          <a:xfrm>
                            <a:off x="12" y="0"/>
                            <a:ext cx="161" cy="1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16514460" name="docshape53"/>
                          <pic:cNvPicPr>
                            <a:picLocks/>
                          </pic:cNvPicPr>
                        </pic:nvPicPr>
                        <pic:blipFill>
                          <a:blip r:embed="rId55">
                            <a:extLst>
                              <a:ext uri="{28A0092B-C50C-407E-A947-70E740481C1C}">
                                <a14:useLocalDpi xmlns:a14="http://schemas.microsoft.com/office/drawing/2010/main" val="0"/>
                              </a:ext>
                            </a:extLst>
                          </a:blip>
                          <a:srcRect/>
                          <a:stretch>
                            <a:fillRect/>
                          </a:stretch>
                        </pic:blipFill>
                        <pic:spPr bwMode="auto">
                          <a:xfrm>
                            <a:off x="204" y="2"/>
                            <a:ext cx="766" cy="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99252355" name="Line 6"/>
                        <wps:cNvCnPr>
                          <a:cxnSpLocks/>
                        </wps:cNvCnPr>
                        <wps:spPr bwMode="auto">
                          <a:xfrm>
                            <a:off x="0" y="266"/>
                            <a:ext cx="7889"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5EDDABA" id="docshapegroup51" o:spid="_x0000_s1026" style="width:394.45pt;height:13.6pt;mso-position-horizontal-relative:char;mso-position-vertical-relative:line" coordsize="7889,27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">
                <v:shape id="docshape52" o:spid="_x0000_s1027" type="#_x0000_t75" style="position:absolute;left:12;width:161;height:1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">
                  <v:imagedata r:id="rId56" o:title=""/>
                  <v:path arrowok="t"/>
                  <o:lock v:ext="edit" aspectratio="f"/>
                </v:shape>
                <v:shape id="docshape53" o:spid="_x0000_s1028" type="#_x0000_t75" style="position:absolute;left:204;top:2;width:766;height:23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">
                  <v:imagedata r:id="rId57" o:title=""/>
                  <v:path arrowok="t"/>
                  <o:lock v:ext="edit" aspectratio="f"/>
                </v:shape>
                <v:line id="Line 6" o:spid="_x0000_s1029" style="position:absolute;visibility:visible;mso-wrap-style:square" from="0,266" to="7889,26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" strokeweight=".48pt">
                  <o:lock v:ext="edit" shapetype="f"/>
                </v:line>
                <w10:anchorlock/>
              </v:group>
            </w:pict>
          </mc:Fallback>
        </mc:AlternateContent>
      </w:r>
    </w:p>
    <w:p w14:paraId="334C5F54" w14:textId="77777777" w:rsidR="00D25E69" w:rsidRDefault="00D25E69">
      <w:pPr>
        <w:pStyle w:val="BodyText"/>
        <w:rPr>
          <w:sz w:val="20"/>
        </w:rPr>
      </w:pPr>
    </w:p>
    <w:p w14:paraId="13F1F7DA" w14:textId="77777777" w:rsidR="00D25E69" w:rsidRDefault="00D25E69">
      <w:pPr>
        <w:pStyle w:val="BodyText"/>
        <w:rPr>
          <w:sz w:val="20"/>
        </w:rPr>
      </w:pPr>
    </w:p>
    <w:p w14:paraId="44BE33F9" w14:textId="77777777" w:rsidR="00D25E69" w:rsidRDefault="00D25E69">
      <w:pPr>
        <w:pStyle w:val="BodyText"/>
        <w:rPr>
          <w:sz w:val="20"/>
        </w:rPr>
      </w:pPr>
    </w:p>
    <w:p w14:paraId="4FDC9FC3" w14:textId="77777777" w:rsidR="00D25E69" w:rsidRDefault="00D25E69">
      <w:pPr>
        <w:pStyle w:val="BodyText"/>
        <w:rPr>
          <w:sz w:val="20"/>
        </w:rPr>
      </w:pPr>
    </w:p>
    <w:p w14:paraId="5DE9E08B" w14:textId="77777777" w:rsidR="00D25E69" w:rsidRDefault="00D25E69">
      <w:pPr>
        <w:pStyle w:val="BodyText"/>
        <w:rPr>
          <w:sz w:val="20"/>
        </w:rPr>
      </w:pPr>
    </w:p>
    <w:p w14:paraId="70581321" w14:textId="77777777" w:rsidR="00D25E69" w:rsidRDefault="00D25E69">
      <w:pPr>
        <w:pStyle w:val="BodyText"/>
        <w:rPr>
          <w:sz w:val="20"/>
        </w:rPr>
      </w:pPr>
    </w:p>
    <w:p w14:paraId="7DE2C2A2" w14:textId="77777777" w:rsidR="00D25E69" w:rsidRDefault="00D25E69">
      <w:pPr>
        <w:pStyle w:val="BodyText"/>
        <w:rPr>
          <w:sz w:val="20"/>
        </w:rPr>
      </w:pPr>
    </w:p>
    <w:p w14:paraId="7F51C58C" w14:textId="77777777" w:rsidR="00D25E69" w:rsidRDefault="00D25E69">
      <w:pPr>
        <w:pStyle w:val="BodyText"/>
        <w:rPr>
          <w:sz w:val="20"/>
        </w:rPr>
      </w:pPr>
    </w:p>
    <w:p w14:paraId="7F148012" w14:textId="77777777" w:rsidR="00D25E69" w:rsidRDefault="00D25E69">
      <w:pPr>
        <w:pStyle w:val="BodyText"/>
        <w:rPr>
          <w:sz w:val="20"/>
        </w:rPr>
      </w:pPr>
    </w:p>
    <w:p w14:paraId="50822840" w14:textId="77777777" w:rsidR="00D25E69" w:rsidRDefault="00D25E69">
      <w:pPr>
        <w:pStyle w:val="BodyText"/>
        <w:rPr>
          <w:sz w:val="20"/>
        </w:rPr>
      </w:pPr>
    </w:p>
    <w:p w14:paraId="2C4F06E1" w14:textId="77777777" w:rsidR="00D25E69" w:rsidRDefault="00D25E69">
      <w:pPr>
        <w:pStyle w:val="BodyText"/>
        <w:rPr>
          <w:sz w:val="20"/>
        </w:rPr>
      </w:pPr>
    </w:p>
    <w:p w14:paraId="6EC7A13B" w14:textId="77777777" w:rsidR="00D25E69" w:rsidRDefault="00D25E69">
      <w:pPr>
        <w:pStyle w:val="BodyText"/>
        <w:rPr>
          <w:sz w:val="20"/>
        </w:rPr>
      </w:pPr>
    </w:p>
    <w:p w14:paraId="7B8136D0" w14:textId="77777777" w:rsidR="00D25E69" w:rsidRDefault="00D25E69">
      <w:pPr>
        <w:pStyle w:val="BodyText"/>
        <w:rPr>
          <w:sz w:val="20"/>
        </w:rPr>
      </w:pPr>
    </w:p>
    <w:p w14:paraId="2720B66F" w14:textId="77777777" w:rsidR="00D25E69" w:rsidRDefault="00D25E69">
      <w:pPr>
        <w:pStyle w:val="BodyText"/>
        <w:rPr>
          <w:sz w:val="20"/>
        </w:rPr>
      </w:pPr>
    </w:p>
    <w:p w14:paraId="2D039751" w14:textId="77777777" w:rsidR="00D25E69" w:rsidRDefault="00D25E69">
      <w:pPr>
        <w:pStyle w:val="BodyText"/>
        <w:rPr>
          <w:sz w:val="20"/>
        </w:rPr>
      </w:pPr>
    </w:p>
    <w:p w14:paraId="7DD0D3D7" w14:textId="77777777" w:rsidR="00D25E69" w:rsidRDefault="00D25E69">
      <w:pPr>
        <w:pStyle w:val="BodyText"/>
        <w:rPr>
          <w:sz w:val="20"/>
        </w:rPr>
      </w:pPr>
    </w:p>
    <w:p w14:paraId="4F5BE201" w14:textId="77777777" w:rsidR="00D25E69" w:rsidRDefault="00D25E69">
      <w:pPr>
        <w:pStyle w:val="BodyText"/>
        <w:rPr>
          <w:sz w:val="20"/>
        </w:rPr>
      </w:pPr>
    </w:p>
    <w:p w14:paraId="12FA26CB" w14:textId="77777777" w:rsidR="00D25E69" w:rsidRDefault="00D25E69">
      <w:pPr>
        <w:pStyle w:val="BodyText"/>
        <w:rPr>
          <w:sz w:val="20"/>
        </w:rPr>
      </w:pPr>
    </w:p>
    <w:p w14:paraId="21AEF8D7" w14:textId="77777777" w:rsidR="00D25E69" w:rsidRDefault="00D25E69">
      <w:pPr>
        <w:pStyle w:val="BodyText"/>
        <w:rPr>
          <w:sz w:val="20"/>
        </w:rPr>
      </w:pPr>
    </w:p>
    <w:p w14:paraId="508D0155" w14:textId="77777777" w:rsidR="00D25E69" w:rsidRDefault="00D25E69">
      <w:pPr>
        <w:pStyle w:val="BodyText"/>
        <w:rPr>
          <w:sz w:val="20"/>
        </w:rPr>
      </w:pPr>
    </w:p>
    <w:p w14:paraId="4C7900AE" w14:textId="77777777" w:rsidR="00D25E69" w:rsidRDefault="00D25E69">
      <w:pPr>
        <w:pStyle w:val="BodyText"/>
        <w:rPr>
          <w:sz w:val="20"/>
        </w:rPr>
      </w:pPr>
    </w:p>
    <w:p w14:paraId="591BF524" w14:textId="77777777" w:rsidR="00D25E69" w:rsidRDefault="00D25E69">
      <w:pPr>
        <w:pStyle w:val="BodyText"/>
        <w:rPr>
          <w:sz w:val="20"/>
        </w:rPr>
      </w:pPr>
    </w:p>
    <w:p w14:paraId="20984F6E" w14:textId="77777777" w:rsidR="00D25E69" w:rsidRDefault="00D25E69">
      <w:pPr>
        <w:pStyle w:val="BodyText"/>
        <w:rPr>
          <w:sz w:val="20"/>
        </w:rPr>
      </w:pPr>
    </w:p>
    <w:p w14:paraId="0E2BF147" w14:textId="77777777" w:rsidR="00D25E69" w:rsidRDefault="00D25E69">
      <w:pPr>
        <w:pStyle w:val="BodyText"/>
        <w:rPr>
          <w:sz w:val="20"/>
        </w:rPr>
      </w:pPr>
    </w:p>
    <w:p w14:paraId="46D3DAC1" w14:textId="77777777" w:rsidR="00D25E69" w:rsidRDefault="00D25E69">
      <w:pPr>
        <w:pStyle w:val="BodyText"/>
        <w:rPr>
          <w:sz w:val="20"/>
        </w:rPr>
      </w:pPr>
    </w:p>
    <w:p w14:paraId="487BED2A" w14:textId="77777777" w:rsidR="00D25E69" w:rsidRDefault="00D25E69">
      <w:pPr>
        <w:pStyle w:val="BodyText"/>
        <w:rPr>
          <w:sz w:val="20"/>
        </w:rPr>
      </w:pPr>
    </w:p>
    <w:p w14:paraId="55462FEF" w14:textId="77777777" w:rsidR="00D25E69" w:rsidRDefault="00D25E69">
      <w:pPr>
        <w:pStyle w:val="BodyText"/>
        <w:rPr>
          <w:sz w:val="20"/>
        </w:rPr>
      </w:pPr>
    </w:p>
    <w:p w14:paraId="00A9CF33" w14:textId="77777777" w:rsidR="00D25E69" w:rsidRDefault="00D25E69">
      <w:pPr>
        <w:pStyle w:val="BodyText"/>
        <w:rPr>
          <w:sz w:val="20"/>
        </w:rPr>
      </w:pPr>
    </w:p>
    <w:p w14:paraId="0D7E962C" w14:textId="77777777" w:rsidR="00D25E69" w:rsidRDefault="00D25E69">
      <w:pPr>
        <w:pStyle w:val="BodyText"/>
        <w:rPr>
          <w:sz w:val="20"/>
        </w:rPr>
      </w:pPr>
    </w:p>
    <w:p w14:paraId="4C53C3C4" w14:textId="77777777" w:rsidR="00D25E69" w:rsidRDefault="00D25E69">
      <w:pPr>
        <w:pStyle w:val="BodyText"/>
        <w:rPr>
          <w:sz w:val="20"/>
        </w:rPr>
      </w:pPr>
    </w:p>
    <w:p w14:paraId="448A1ADF" w14:textId="77777777" w:rsidR="00D25E69" w:rsidRDefault="00D25E69">
      <w:pPr>
        <w:pStyle w:val="BodyText"/>
        <w:rPr>
          <w:sz w:val="20"/>
        </w:rPr>
      </w:pPr>
    </w:p>
    <w:p w14:paraId="0135A4F2" w14:textId="77777777" w:rsidR="00D25E69" w:rsidRDefault="00D25E69">
      <w:pPr>
        <w:pStyle w:val="BodyText"/>
        <w:rPr>
          <w:sz w:val="20"/>
        </w:rPr>
      </w:pPr>
    </w:p>
    <w:p w14:paraId="020599C8" w14:textId="77777777" w:rsidR="00D25E69" w:rsidRDefault="00D25E69">
      <w:pPr>
        <w:pStyle w:val="BodyText"/>
        <w:rPr>
          <w:sz w:val="20"/>
        </w:rPr>
      </w:pPr>
    </w:p>
    <w:p w14:paraId="2BE9342C" w14:textId="77777777" w:rsidR="00D25E69" w:rsidRDefault="00D25E69">
      <w:pPr>
        <w:pStyle w:val="BodyText"/>
        <w:rPr>
          <w:sz w:val="20"/>
        </w:rPr>
      </w:pPr>
    </w:p>
    <w:p w14:paraId="2C8348E6" w14:textId="77777777" w:rsidR="00D25E69" w:rsidRDefault="00D25E69">
      <w:pPr>
        <w:pStyle w:val="BodyText"/>
        <w:rPr>
          <w:sz w:val="20"/>
        </w:rPr>
      </w:pPr>
    </w:p>
    <w:p w14:paraId="439060A1" w14:textId="77777777" w:rsidR="00D25E69" w:rsidRDefault="00D25E69">
      <w:pPr>
        <w:pStyle w:val="BodyText"/>
        <w:rPr>
          <w:sz w:val="20"/>
        </w:rPr>
      </w:pPr>
    </w:p>
    <w:p w14:paraId="14D7E41C" w14:textId="77777777" w:rsidR="00D25E69" w:rsidRDefault="00D25E69">
      <w:pPr>
        <w:pStyle w:val="BodyText"/>
        <w:rPr>
          <w:sz w:val="20"/>
        </w:rPr>
      </w:pPr>
    </w:p>
    <w:p w14:paraId="3956B946" w14:textId="77777777" w:rsidR="00D25E69" w:rsidRDefault="00D25E69">
      <w:pPr>
        <w:pStyle w:val="BodyText"/>
        <w:rPr>
          <w:sz w:val="20"/>
        </w:rPr>
      </w:pPr>
    </w:p>
    <w:p w14:paraId="4F0E879F" w14:textId="77777777" w:rsidR="00D25E69" w:rsidRDefault="00D25E69">
      <w:pPr>
        <w:pStyle w:val="BodyText"/>
        <w:rPr>
          <w:sz w:val="20"/>
        </w:rPr>
      </w:pPr>
    </w:p>
    <w:p w14:paraId="7B75CCC1" w14:textId="77777777" w:rsidR="00D25E69" w:rsidRDefault="00D25E69">
      <w:pPr>
        <w:pStyle w:val="BodyText"/>
        <w:rPr>
          <w:sz w:val="20"/>
        </w:rPr>
      </w:pPr>
    </w:p>
    <w:p w14:paraId="713CFAD3" w14:textId="77777777" w:rsidR="00D25E69" w:rsidRDefault="00D25E69">
      <w:pPr>
        <w:pStyle w:val="BodyText"/>
        <w:rPr>
          <w:sz w:val="20"/>
        </w:rPr>
      </w:pPr>
    </w:p>
    <w:p w14:paraId="4B6F7473" w14:textId="77777777" w:rsidR="00D25E69" w:rsidRDefault="00D25E69">
      <w:pPr>
        <w:pStyle w:val="BodyText"/>
        <w:rPr>
          <w:sz w:val="20"/>
        </w:rPr>
      </w:pPr>
    </w:p>
    <w:p w14:paraId="0DD34D1A" w14:textId="77777777" w:rsidR="00D25E69" w:rsidRDefault="00D25E69">
      <w:pPr>
        <w:pStyle w:val="BodyText"/>
        <w:rPr>
          <w:sz w:val="20"/>
        </w:rPr>
      </w:pPr>
    </w:p>
    <w:p w14:paraId="7E419271" w14:textId="77777777" w:rsidR="00D25E69" w:rsidRDefault="00D25E69">
      <w:pPr>
        <w:pStyle w:val="BodyText"/>
        <w:rPr>
          <w:sz w:val="20"/>
        </w:rPr>
      </w:pPr>
    </w:p>
    <w:p w14:paraId="349BFB81" w14:textId="77777777" w:rsidR="00D25E69" w:rsidRDefault="00D25E69">
      <w:pPr>
        <w:pStyle w:val="BodyText"/>
        <w:rPr>
          <w:sz w:val="20"/>
        </w:rPr>
      </w:pPr>
    </w:p>
    <w:p w14:paraId="5F0C407B" w14:textId="77777777" w:rsidR="00D25E69" w:rsidRDefault="00D25E69">
      <w:pPr>
        <w:pStyle w:val="BodyText"/>
        <w:rPr>
          <w:sz w:val="20"/>
        </w:rPr>
      </w:pPr>
    </w:p>
    <w:p w14:paraId="7412867F" w14:textId="77777777" w:rsidR="00D25E69" w:rsidRDefault="00D25E69">
      <w:pPr>
        <w:pStyle w:val="BodyText"/>
        <w:rPr>
          <w:sz w:val="20"/>
        </w:rPr>
      </w:pPr>
    </w:p>
    <w:p w14:paraId="05BEB1D9" w14:textId="77777777" w:rsidR="00D25E69" w:rsidRDefault="00D25E69">
      <w:pPr>
        <w:pStyle w:val="BodyText"/>
        <w:rPr>
          <w:sz w:val="20"/>
        </w:rPr>
      </w:pPr>
    </w:p>
    <w:p w14:paraId="7FB9811C" w14:textId="77777777" w:rsidR="00D25E69" w:rsidRDefault="00D25E69">
      <w:pPr>
        <w:pStyle w:val="BodyText"/>
        <w:rPr>
          <w:sz w:val="20"/>
        </w:rPr>
      </w:pPr>
    </w:p>
    <w:p w14:paraId="0A9B009E" w14:textId="77777777" w:rsidR="00D25E69" w:rsidRDefault="00D25E69">
      <w:pPr>
        <w:pStyle w:val="BodyText"/>
        <w:rPr>
          <w:sz w:val="20"/>
        </w:rPr>
      </w:pPr>
    </w:p>
    <w:p w14:paraId="7773612C" w14:textId="77777777" w:rsidR="00D25E69" w:rsidRDefault="00D25E69">
      <w:pPr>
        <w:pStyle w:val="BodyText"/>
        <w:rPr>
          <w:sz w:val="20"/>
        </w:rPr>
      </w:pPr>
    </w:p>
    <w:p w14:paraId="2063C288" w14:textId="77777777" w:rsidR="00D25E69" w:rsidRDefault="00D25E69">
      <w:pPr>
        <w:pStyle w:val="BodyText"/>
        <w:rPr>
          <w:sz w:val="20"/>
        </w:rPr>
      </w:pPr>
    </w:p>
    <w:p w14:paraId="2E2AA476" w14:textId="77777777" w:rsidR="00D25E69" w:rsidRDefault="00D25E69">
      <w:pPr>
        <w:pStyle w:val="BodyText"/>
        <w:rPr>
          <w:sz w:val="20"/>
        </w:rPr>
      </w:pPr>
    </w:p>
    <w:p w14:paraId="34F42087" w14:textId="77777777" w:rsidR="00D25E69" w:rsidRDefault="00D67176">
      <w:pPr>
        <w:pStyle w:val="BodyText"/>
        <w:spacing w:before="3"/>
        <w:rPr>
          <w:sz w:val="27"/>
        </w:rPr>
      </w:pPr>
      <w:r>
        <w:rPr>
          <w:noProof/>
        </w:rPr>
        <mc:AlternateContent>
          <mc:Choice Requires="wpg">
            <w:drawing>
              <wp:anchor distT="0" distB="0" distL="0" distR="0" simplePos="0" relativeHeight="487599104" behindDoc="1" locked="0" layoutInCell="1" allowOverlap="1" wp14:anchorId="18D3AFA9" wp14:editId="0C06AF74">
                <wp:simplePos x="0" y="0"/>
                <wp:positionH relativeFrom="page">
                  <wp:posOffset>5521325</wp:posOffset>
                </wp:positionH>
                <wp:positionV relativeFrom="paragraph">
                  <wp:posOffset>213995</wp:posOffset>
                </wp:positionV>
                <wp:extent cx="253365" cy="119380"/>
                <wp:effectExtent l="0" t="0" r="635" b="0"/>
                <wp:wrapTopAndBottom/>
                <wp:docPr id="524061084" name="docshapegroup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3365" cy="119380"/>
                          <a:chOff x="8695" y="337"/>
                          <a:chExt cx="399" cy="188"/>
                        </a:xfrm>
                      </wpg:grpSpPr>
                      <wps:wsp>
                        <wps:cNvPr id="992499409" name="docshape55"/>
                        <wps:cNvSpPr>
                          <a:spLocks/>
                        </wps:cNvSpPr>
                        <wps:spPr bwMode="auto">
                          <a:xfrm>
                            <a:off x="8695" y="337"/>
                            <a:ext cx="82" cy="185"/>
                          </a:xfrm>
                          <a:custGeom>
                            <a:avLst/>
                            <a:gdLst>
                              <a:gd name="T0" fmla="+- 0 8777 8695"/>
                              <a:gd name="T1" fmla="*/ T0 w 82"/>
                              <a:gd name="T2" fmla="+- 0 522 337"/>
                              <a:gd name="T3" fmla="*/ 522 h 185"/>
                              <a:gd name="T4" fmla="+- 0 8741 8695"/>
                              <a:gd name="T5" fmla="*/ T4 w 82"/>
                              <a:gd name="T6" fmla="+- 0 522 337"/>
                              <a:gd name="T7" fmla="*/ 522 h 185"/>
                              <a:gd name="T8" fmla="+- 0 8741 8695"/>
                              <a:gd name="T9" fmla="*/ T8 w 82"/>
                              <a:gd name="T10" fmla="+- 0 390 337"/>
                              <a:gd name="T11" fmla="*/ 390 h 185"/>
                              <a:gd name="T12" fmla="+- 0 8731 8695"/>
                              <a:gd name="T13" fmla="*/ T12 w 82"/>
                              <a:gd name="T14" fmla="+- 0 399 337"/>
                              <a:gd name="T15" fmla="*/ 399 h 185"/>
                              <a:gd name="T16" fmla="+- 0 8721 8695"/>
                              <a:gd name="T17" fmla="*/ T16 w 82"/>
                              <a:gd name="T18" fmla="+- 0 406 337"/>
                              <a:gd name="T19" fmla="*/ 406 h 185"/>
                              <a:gd name="T20" fmla="+- 0 8709 8695"/>
                              <a:gd name="T21" fmla="*/ T20 w 82"/>
                              <a:gd name="T22" fmla="+- 0 413 337"/>
                              <a:gd name="T23" fmla="*/ 413 h 185"/>
                              <a:gd name="T24" fmla="+- 0 8695 8695"/>
                              <a:gd name="T25" fmla="*/ T24 w 82"/>
                              <a:gd name="T26" fmla="+- 0 419 337"/>
                              <a:gd name="T27" fmla="*/ 419 h 185"/>
                              <a:gd name="T28" fmla="+- 0 8695 8695"/>
                              <a:gd name="T29" fmla="*/ T28 w 82"/>
                              <a:gd name="T30" fmla="+- 0 383 337"/>
                              <a:gd name="T31" fmla="*/ 383 h 185"/>
                              <a:gd name="T32" fmla="+- 0 8705 8695"/>
                              <a:gd name="T33" fmla="*/ T32 w 82"/>
                              <a:gd name="T34" fmla="+- 0 381 337"/>
                              <a:gd name="T35" fmla="*/ 381 h 185"/>
                              <a:gd name="T36" fmla="+- 0 8714 8695"/>
                              <a:gd name="T37" fmla="*/ T36 w 82"/>
                              <a:gd name="T38" fmla="+- 0 376 337"/>
                              <a:gd name="T39" fmla="*/ 376 h 185"/>
                              <a:gd name="T40" fmla="+- 0 8726 8695"/>
                              <a:gd name="T41" fmla="*/ T40 w 82"/>
                              <a:gd name="T42" fmla="+- 0 366 337"/>
                              <a:gd name="T43" fmla="*/ 366 h 185"/>
                              <a:gd name="T44" fmla="+- 0 8736 8695"/>
                              <a:gd name="T45" fmla="*/ T44 w 82"/>
                              <a:gd name="T46" fmla="+- 0 359 337"/>
                              <a:gd name="T47" fmla="*/ 359 h 185"/>
                              <a:gd name="T48" fmla="+- 0 8746 8695"/>
                              <a:gd name="T49" fmla="*/ T48 w 82"/>
                              <a:gd name="T50" fmla="+- 0 349 337"/>
                              <a:gd name="T51" fmla="*/ 349 h 185"/>
                              <a:gd name="T52" fmla="+- 0 8748 8695"/>
                              <a:gd name="T53" fmla="*/ T52 w 82"/>
                              <a:gd name="T54" fmla="+- 0 337 337"/>
                              <a:gd name="T55" fmla="*/ 337 h 185"/>
                              <a:gd name="T56" fmla="+- 0 8777 8695"/>
                              <a:gd name="T57" fmla="*/ T56 w 82"/>
                              <a:gd name="T58" fmla="+- 0 337 337"/>
                              <a:gd name="T59" fmla="*/ 337 h 185"/>
                              <a:gd name="T60" fmla="+- 0 8777 8695"/>
                              <a:gd name="T61" fmla="*/ T60 w 82"/>
                              <a:gd name="T62" fmla="+- 0 522 337"/>
                              <a:gd name="T63" fmla="*/ 522 h 1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2" h="185">
                                <a:moveTo>
                                  <a:pt x="82" y="185"/>
                                </a:moveTo>
                                <a:lnTo>
                                  <a:pt x="46" y="185"/>
                                </a:lnTo>
                                <a:lnTo>
                                  <a:pt x="46" y="53"/>
                                </a:lnTo>
                                <a:lnTo>
                                  <a:pt x="36" y="62"/>
                                </a:lnTo>
                                <a:lnTo>
                                  <a:pt x="26" y="69"/>
                                </a:lnTo>
                                <a:lnTo>
                                  <a:pt x="14" y="76"/>
                                </a:lnTo>
                                <a:lnTo>
                                  <a:pt x="0" y="82"/>
                                </a:lnTo>
                                <a:lnTo>
                                  <a:pt x="0" y="46"/>
                                </a:lnTo>
                                <a:lnTo>
                                  <a:pt x="10" y="44"/>
                                </a:lnTo>
                                <a:lnTo>
                                  <a:pt x="19" y="39"/>
                                </a:lnTo>
                                <a:lnTo>
                                  <a:pt x="31" y="29"/>
                                </a:lnTo>
                                <a:lnTo>
                                  <a:pt x="41" y="22"/>
                                </a:lnTo>
                                <a:lnTo>
                                  <a:pt x="51" y="12"/>
                                </a:lnTo>
                                <a:lnTo>
                                  <a:pt x="53" y="0"/>
                                </a:lnTo>
                                <a:lnTo>
                                  <a:pt x="82" y="0"/>
                                </a:lnTo>
                                <a:lnTo>
                                  <a:pt x="82" y="18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087122371" name="docshape56"/>
                          <pic:cNvPicPr>
                            <a:picLocks/>
                          </pic:cNvPicPr>
                        </pic:nvPicPr>
                        <pic:blipFill>
                          <a:blip r:embed="rId58">
                            <a:extLst>
                              <a:ext uri="{28A0092B-C50C-407E-A947-70E740481C1C}">
                                <a14:useLocalDpi xmlns:a14="http://schemas.microsoft.com/office/drawing/2010/main" val="0"/>
                              </a:ext>
                            </a:extLst>
                          </a:blip>
                          <a:srcRect/>
                          <a:stretch>
                            <a:fillRect/>
                          </a:stretch>
                        </pic:blipFill>
                        <pic:spPr bwMode="auto">
                          <a:xfrm>
                            <a:off x="8824" y="337"/>
                            <a:ext cx="269" cy="1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20B98B7" id="docshapegroup54" o:spid="_x0000_s1026" style="position:absolute;margin-left:434.75pt;margin-top:16.85pt;width:19.95pt;height:9.4pt;z-index:-15717376;mso-wrap-distance-left:0;mso-wrap-distance-right:0;mso-position-horizontal-relative:page" coordorigin="8695,337" coordsize="399,18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">
                <v:shape id="docshape55" o:spid="_x0000_s1027" style="position:absolute;left:8695;top:337;width:82;height:185;visibility:visible;mso-wrap-style:square;v-text-anchor:top" coordsize="82,1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" path="m82,185r-36,l46,53,36,62,26,69,14,76,,82,,46,10,44r9,-5l31,29,41,22,51,12,53,,82,r,185xe" fillcolor="black" stroked="f">
                  <v:path arrowok="t" o:connecttype="custom" o:connectlocs="82,522;46,522;46,390;36,399;26,406;14,413;0,419;0,383;10,381;19,376;31,366;41,359;51,349;53,337;82,337;82,522" o:connectangles="0,0,0,0,0,0,0,0,0,0,0,0,0,0,0,0"/>
                </v:shape>
                <v:shape id="docshape56" o:spid="_x0000_s1028" type="#_x0000_t75" style="position:absolute;left:8824;top:337;width:269;height:1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">
                  <v:imagedata r:id="rId59" o:title=""/>
                  <v:path arrowok="t"/>
                  <o:lock v:ext="edit" aspectratio="f"/>
                </v:shape>
                <w10:wrap type="topAndBottom" anchorx="page"/>
              </v:group>
            </w:pict>
          </mc:Fallback>
        </mc:AlternateContent>
      </w:r>
    </w:p>
    <w:sectPr w:rsidR="00D25E69">
      <w:headerReference w:type="default" r:id="rId60"/>
      <w:footerReference w:type="default" r:id="rId61"/>
      <w:pgSz w:w="10320" w:h="14580"/>
      <w:pgMar w:top="860" w:right="0" w:bottom="280" w:left="0" w:header="0" w:footer="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Heck, A.J.R. (Albert)" w:date="2023-04-21T08:54:00Z" w:initials="AH">
    <w:p w14:paraId="792E9F5C" w14:textId="77777777" w:rsidR="00A3749B" w:rsidRDefault="00A3749B" w:rsidP="00D23F01">
      <w:r>
        <w:rPr>
          <w:rStyle w:val="CommentReference"/>
        </w:rPr>
        <w:annotationRef/>
      </w:r>
      <w:r>
        <w:rPr>
          <w:color w:val="000000"/>
          <w:sz w:val="20"/>
          <w:szCs w:val="20"/>
        </w:rPr>
        <w:t>door mijn changes zijn de page-layouts en hyphenations wel verandert. Weet niet hoe ik dat kon voorkomen</w:t>
      </w:r>
    </w:p>
  </w:comment>
  <w:comment w:id="63" w:author="Heck, A.J.R. (Albert)" w:date="2023-04-21T09:08:00Z" w:initials="AH">
    <w:p w14:paraId="736E516E" w14:textId="77777777" w:rsidR="001650FD" w:rsidRDefault="001650FD" w:rsidP="00200555">
      <w:r>
        <w:rPr>
          <w:rStyle w:val="CommentReference"/>
        </w:rPr>
        <w:annotationRef/>
      </w:r>
      <w:r>
        <w:rPr>
          <w:color w:val="000000"/>
          <w:sz w:val="20"/>
          <w:szCs w:val="20"/>
        </w:rPr>
        <w:t>dit lijkt mij nog al een overstatement</w:t>
      </w:r>
    </w:p>
  </w:comment>
  <w:comment w:id="76" w:author="Heck, A.J.R. (Albert)" w:date="2023-04-21T09:13:00Z" w:initials="AH">
    <w:p w14:paraId="05A235D4" w14:textId="77777777" w:rsidR="00A46120" w:rsidRDefault="00A46120" w:rsidP="00AF2BB5">
      <w:r>
        <w:rPr>
          <w:rStyle w:val="CommentReference"/>
        </w:rPr>
        <w:annotationRef/>
      </w:r>
      <w:r>
        <w:rPr>
          <w:color w:val="000000"/>
          <w:sz w:val="20"/>
          <w:szCs w:val="20"/>
        </w:rPr>
        <w:t>I would write half a page on that we are now good at IgG1 and IgA1, but need to work on other IgG, IgA and IgMs</w:t>
      </w:r>
    </w:p>
  </w:comment>
  <w:comment w:id="93" w:author="Heck, A.J.R. (Albert)" w:date="2023-04-21T09:21:00Z" w:initials="AH">
    <w:p w14:paraId="7A8D6969" w14:textId="77777777" w:rsidR="0088720C" w:rsidRDefault="0088720C" w:rsidP="006F761E">
      <w:r>
        <w:rPr>
          <w:rStyle w:val="CommentReference"/>
        </w:rPr>
        <w:annotationRef/>
      </w:r>
      <w:r>
        <w:rPr>
          <w:color w:val="000000"/>
          <w:sz w:val="20"/>
          <w:szCs w:val="20"/>
        </w:rPr>
        <w:t>krijg het gevoel dat Google translatie of AI tool de vertaling heeft gemaakt, die had je zelf nog wel een keer kunnen editen</w:t>
      </w:r>
    </w:p>
  </w:comment>
  <w:comment w:id="95" w:author="Heck, A.J.R. (Albert)" w:date="2023-04-21T09:22:00Z" w:initials="AH">
    <w:p w14:paraId="08365F5F" w14:textId="77777777" w:rsidR="0088720C" w:rsidRDefault="0088720C" w:rsidP="00500D15">
      <w:r>
        <w:rPr>
          <w:rStyle w:val="CommentReference"/>
        </w:rPr>
        <w:annotationRef/>
      </w:r>
      <w:r>
        <w:rPr>
          <w:color w:val="000000"/>
          <w:sz w:val="20"/>
          <w:szCs w:val="20"/>
        </w:rPr>
        <w:t>ook zo’n woord dat alleen uit een AI komt denk ik</w:t>
      </w:r>
    </w:p>
  </w:comment>
  <w:comment w:id="96" w:author="Heck, A.J.R. (Albert)" w:date="2023-04-21T09:25:00Z" w:initials="AH">
    <w:p w14:paraId="6476E703" w14:textId="77777777" w:rsidR="00BA0402" w:rsidRDefault="00BA0402" w:rsidP="004713FB">
      <w:r>
        <w:rPr>
          <w:rStyle w:val="CommentReference"/>
        </w:rPr>
        <w:annotationRef/>
      </w:r>
      <w:r>
        <w:rPr>
          <w:color w:val="000000"/>
          <w:sz w:val="20"/>
          <w:szCs w:val="20"/>
        </w:rPr>
        <w:t>en nu stop ik, ga dit eerst maar eens zelf editen. Zo is het schandalig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92E9F5C" w15:done="0"/>
  <w15:commentEx w15:paraId="736E516E" w15:done="0"/>
  <w15:commentEx w15:paraId="05A235D4" w15:done="0"/>
  <w15:commentEx w15:paraId="7A8D6969" w15:done="0"/>
  <w15:commentEx w15:paraId="08365F5F" w15:done="0"/>
  <w15:commentEx w15:paraId="6476E70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ECCDAC" w16cex:dateUtc="2023-04-21T06:54:00Z"/>
  <w16cex:commentExtensible w16cex:durableId="27ECD116" w16cex:dateUtc="2023-04-21T07:08:00Z"/>
  <w16cex:commentExtensible w16cex:durableId="27ECD24F" w16cex:dateUtc="2023-04-21T07:13:00Z"/>
  <w16cex:commentExtensible w16cex:durableId="27ECD42F" w16cex:dateUtc="2023-04-21T07:21:00Z"/>
  <w16cex:commentExtensible w16cex:durableId="27ECD444" w16cex:dateUtc="2023-04-21T07:22:00Z"/>
  <w16cex:commentExtensible w16cex:durableId="27ECD4F2" w16cex:dateUtc="2023-04-21T07: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92E9F5C" w16cid:durableId="27ECCDAC"/>
  <w16cid:commentId w16cid:paraId="736E516E" w16cid:durableId="27ECD116"/>
  <w16cid:commentId w16cid:paraId="05A235D4" w16cid:durableId="27ECD24F"/>
  <w16cid:commentId w16cid:paraId="7A8D6969" w16cid:durableId="27ECD42F"/>
  <w16cid:commentId w16cid:paraId="08365F5F" w16cid:durableId="27ECD444"/>
  <w16cid:commentId w16cid:paraId="6476E703" w16cid:durableId="27ECD4F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7C5A6F" w14:textId="77777777" w:rsidR="004E78E4" w:rsidRDefault="004E78E4">
      <w:r>
        <w:separator/>
      </w:r>
    </w:p>
  </w:endnote>
  <w:endnote w:type="continuationSeparator" w:id="0">
    <w:p w14:paraId="6C43CC9B" w14:textId="77777777" w:rsidR="004E78E4" w:rsidRDefault="004E78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07B91" w14:textId="77777777" w:rsidR="00D25E69" w:rsidRDefault="00D25E69">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517AD" w14:textId="77777777" w:rsidR="00D25E69" w:rsidRDefault="00D67176">
    <w:pPr>
      <w:pStyle w:val="BodyText"/>
      <w:spacing w:line="14" w:lineRule="auto"/>
      <w:rPr>
        <w:sz w:val="20"/>
      </w:rPr>
    </w:pPr>
    <w:r>
      <w:rPr>
        <w:noProof/>
      </w:rPr>
      <mc:AlternateContent>
        <mc:Choice Requires="wps">
          <w:drawing>
            <wp:anchor distT="0" distB="0" distL="114300" distR="114300" simplePos="0" relativeHeight="487300096" behindDoc="1" locked="0" layoutInCell="1" allowOverlap="1" wp14:anchorId="06555034" wp14:editId="11F29F27">
              <wp:simplePos x="0" y="0"/>
              <wp:positionH relativeFrom="page">
                <wp:posOffset>734695</wp:posOffset>
              </wp:positionH>
              <wp:positionV relativeFrom="page">
                <wp:posOffset>8665210</wp:posOffset>
              </wp:positionV>
              <wp:extent cx="361950" cy="196215"/>
              <wp:effectExtent l="0" t="0" r="6350" b="6985"/>
              <wp:wrapNone/>
              <wp:docPr id="1524342819" name="docshape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6195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031511" w14:textId="77777777" w:rsidR="00D25E69" w:rsidRDefault="004E78E4">
                          <w:pPr>
                            <w:spacing w:before="12"/>
                            <w:ind w:left="60"/>
                            <w:rPr>
                              <w:b/>
                              <w:sz w:val="24"/>
                            </w:rPr>
                          </w:pPr>
                          <w:r>
                            <w:rPr>
                              <w:b/>
                              <w:color w:val="010101"/>
                              <w:spacing w:val="-5"/>
                              <w:w w:val="105"/>
                              <w:sz w:val="24"/>
                            </w:rPr>
                            <w:fldChar w:fldCharType="begin"/>
                          </w:r>
                          <w:r>
                            <w:rPr>
                              <w:b/>
                              <w:color w:val="010101"/>
                              <w:spacing w:val="-5"/>
                              <w:w w:val="105"/>
                              <w:sz w:val="24"/>
                            </w:rPr>
                            <w:instrText xml:space="preserve"> PAGE </w:instrText>
                          </w:r>
                          <w:r>
                            <w:rPr>
                              <w:b/>
                              <w:color w:val="010101"/>
                              <w:spacing w:val="-5"/>
                              <w:w w:val="105"/>
                              <w:sz w:val="24"/>
                            </w:rPr>
                            <w:fldChar w:fldCharType="separate"/>
                          </w:r>
                          <w:r>
                            <w:rPr>
                              <w:b/>
                              <w:color w:val="010101"/>
                              <w:spacing w:val="-5"/>
                              <w:w w:val="105"/>
                              <w:sz w:val="24"/>
                            </w:rPr>
                            <w:t>132</w:t>
                          </w:r>
                          <w:r>
                            <w:rPr>
                              <w:b/>
                              <w:color w:val="010101"/>
                              <w:spacing w:val="-5"/>
                              <w:w w:val="105"/>
                              <w:sz w:val="24"/>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555034" id="_x0000_t202" coordsize="21600,21600" o:spt="202" path="m,l,21600r21600,l21600,xe">
              <v:stroke joinstyle="miter"/>
              <v:path gradientshapeok="t" o:connecttype="rect"/>
            </v:shapetype>
            <v:shape id="docshape33" o:spid="_x0000_s1044" type="#_x0000_t202" style="position:absolute;margin-left:57.85pt;margin-top:682.3pt;width:28.5pt;height:15.45pt;z-index:-16016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" filled="f" stroked="f">
              <v:path arrowok="t"/>
              <v:textbox inset="0,0,0,0">
                <w:txbxContent>
                  <w:p w14:paraId="28031511" w14:textId="77777777" w:rsidR="00D25E69" w:rsidRDefault="004E78E4">
                    <w:pPr>
                      <w:spacing w:before="12"/>
                      <w:ind w:left="60"/>
                      <w:rPr>
                        <w:b/>
                        <w:sz w:val="24"/>
                      </w:rPr>
                    </w:pPr>
                    <w:r>
                      <w:rPr>
                        <w:b/>
                        <w:color w:val="010101"/>
                        <w:spacing w:val="-5"/>
                        <w:w w:val="105"/>
                        <w:sz w:val="24"/>
                      </w:rPr>
                      <w:fldChar w:fldCharType="begin"/>
                    </w:r>
                    <w:r>
                      <w:rPr>
                        <w:b/>
                        <w:color w:val="010101"/>
                        <w:spacing w:val="-5"/>
                        <w:w w:val="105"/>
                        <w:sz w:val="24"/>
                      </w:rPr>
                      <w:instrText xml:space="preserve"> PAGE </w:instrText>
                    </w:r>
                    <w:r>
                      <w:rPr>
                        <w:b/>
                        <w:color w:val="010101"/>
                        <w:spacing w:val="-5"/>
                        <w:w w:val="105"/>
                        <w:sz w:val="24"/>
                      </w:rPr>
                      <w:fldChar w:fldCharType="separate"/>
                    </w:r>
                    <w:r>
                      <w:rPr>
                        <w:b/>
                        <w:color w:val="010101"/>
                        <w:spacing w:val="-5"/>
                        <w:w w:val="105"/>
                        <w:sz w:val="24"/>
                      </w:rPr>
                      <w:t>132</w:t>
                    </w:r>
                    <w:r>
                      <w:rPr>
                        <w:b/>
                        <w:color w:val="010101"/>
                        <w:spacing w:val="-5"/>
                        <w:w w:val="105"/>
                        <w:sz w:val="24"/>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2129F" w14:textId="77777777" w:rsidR="00D25E69" w:rsidRDefault="00D67176">
    <w:pPr>
      <w:pStyle w:val="BodyText"/>
      <w:spacing w:line="14" w:lineRule="auto"/>
      <w:rPr>
        <w:sz w:val="20"/>
      </w:rPr>
    </w:pPr>
    <w:r>
      <w:rPr>
        <w:noProof/>
      </w:rPr>
      <mc:AlternateContent>
        <mc:Choice Requires="wps">
          <w:drawing>
            <wp:anchor distT="0" distB="0" distL="114300" distR="114300" simplePos="0" relativeHeight="487300608" behindDoc="1" locked="0" layoutInCell="1" allowOverlap="1" wp14:anchorId="23D060DA" wp14:editId="0C206231">
              <wp:simplePos x="0" y="0"/>
              <wp:positionH relativeFrom="page">
                <wp:posOffset>5481320</wp:posOffset>
              </wp:positionH>
              <wp:positionV relativeFrom="page">
                <wp:posOffset>8659495</wp:posOffset>
              </wp:positionV>
              <wp:extent cx="361950" cy="203200"/>
              <wp:effectExtent l="0" t="0" r="6350" b="0"/>
              <wp:wrapNone/>
              <wp:docPr id="149841319" name="docshape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61950" cy="20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74301F" w14:textId="77777777" w:rsidR="00D25E69" w:rsidRDefault="004E78E4">
                          <w:pPr>
                            <w:spacing w:before="21"/>
                            <w:ind w:left="60"/>
                            <w:rPr>
                              <w:b/>
                              <w:sz w:val="24"/>
                            </w:rPr>
                          </w:pPr>
                          <w:r>
                            <w:rPr>
                              <w:b/>
                              <w:color w:val="010101"/>
                              <w:spacing w:val="-5"/>
                              <w:w w:val="105"/>
                              <w:sz w:val="24"/>
                            </w:rPr>
                            <w:fldChar w:fldCharType="begin"/>
                          </w:r>
                          <w:r>
                            <w:rPr>
                              <w:b/>
                              <w:color w:val="010101"/>
                              <w:spacing w:val="-5"/>
                              <w:w w:val="105"/>
                              <w:sz w:val="24"/>
                            </w:rPr>
                            <w:instrText xml:space="preserve"> PAGE </w:instrText>
                          </w:r>
                          <w:r>
                            <w:rPr>
                              <w:b/>
                              <w:color w:val="010101"/>
                              <w:spacing w:val="-5"/>
                              <w:w w:val="105"/>
                              <w:sz w:val="24"/>
                            </w:rPr>
                            <w:fldChar w:fldCharType="separate"/>
                          </w:r>
                          <w:r>
                            <w:rPr>
                              <w:b/>
                              <w:color w:val="010101"/>
                              <w:spacing w:val="-5"/>
                              <w:w w:val="105"/>
                              <w:sz w:val="24"/>
                            </w:rPr>
                            <w:t>141</w:t>
                          </w:r>
                          <w:r>
                            <w:rPr>
                              <w:b/>
                              <w:color w:val="010101"/>
                              <w:spacing w:val="-5"/>
                              <w:w w:val="105"/>
                              <w:sz w:val="24"/>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D060DA" id="_x0000_t202" coordsize="21600,21600" o:spt="202" path="m,l,21600r21600,l21600,xe">
              <v:stroke joinstyle="miter"/>
              <v:path gradientshapeok="t" o:connecttype="rect"/>
            </v:shapetype>
            <v:shape id="docshape34" o:spid="_x0000_s1045" type="#_x0000_t202" style="position:absolute;margin-left:431.6pt;margin-top:681.85pt;width:28.5pt;height:16pt;z-index:-16015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" filled="f" stroked="f">
              <v:path arrowok="t"/>
              <v:textbox inset="0,0,0,0">
                <w:txbxContent>
                  <w:p w14:paraId="1274301F" w14:textId="77777777" w:rsidR="00D25E69" w:rsidRDefault="004E78E4">
                    <w:pPr>
                      <w:spacing w:before="21"/>
                      <w:ind w:left="60"/>
                      <w:rPr>
                        <w:b/>
                        <w:sz w:val="24"/>
                      </w:rPr>
                    </w:pPr>
                    <w:r>
                      <w:rPr>
                        <w:b/>
                        <w:color w:val="010101"/>
                        <w:spacing w:val="-5"/>
                        <w:w w:val="105"/>
                        <w:sz w:val="24"/>
                      </w:rPr>
                      <w:fldChar w:fldCharType="begin"/>
                    </w:r>
                    <w:r>
                      <w:rPr>
                        <w:b/>
                        <w:color w:val="010101"/>
                        <w:spacing w:val="-5"/>
                        <w:w w:val="105"/>
                        <w:sz w:val="24"/>
                      </w:rPr>
                      <w:instrText xml:space="preserve"> PAGE </w:instrText>
                    </w:r>
                    <w:r>
                      <w:rPr>
                        <w:b/>
                        <w:color w:val="010101"/>
                        <w:spacing w:val="-5"/>
                        <w:w w:val="105"/>
                        <w:sz w:val="24"/>
                      </w:rPr>
                      <w:fldChar w:fldCharType="separate"/>
                    </w:r>
                    <w:r>
                      <w:rPr>
                        <w:b/>
                        <w:color w:val="010101"/>
                        <w:spacing w:val="-5"/>
                        <w:w w:val="105"/>
                        <w:sz w:val="24"/>
                      </w:rPr>
                      <w:t>141</w:t>
                    </w:r>
                    <w:r>
                      <w:rPr>
                        <w:b/>
                        <w:color w:val="010101"/>
                        <w:spacing w:val="-5"/>
                        <w:w w:val="105"/>
                        <w:sz w:val="24"/>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284AD8" w14:textId="77777777" w:rsidR="00D25E69" w:rsidRDefault="00D25E69">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908A19" w14:textId="77777777" w:rsidR="004E78E4" w:rsidRDefault="004E78E4">
      <w:r>
        <w:separator/>
      </w:r>
    </w:p>
  </w:footnote>
  <w:footnote w:type="continuationSeparator" w:id="0">
    <w:p w14:paraId="112C2F31" w14:textId="77777777" w:rsidR="004E78E4" w:rsidRDefault="004E78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99146" w14:textId="77777777" w:rsidR="00D25E69" w:rsidRDefault="00D67176">
    <w:pPr>
      <w:pStyle w:val="BodyText"/>
      <w:spacing w:line="14" w:lineRule="auto"/>
      <w:rPr>
        <w:sz w:val="20"/>
      </w:rPr>
    </w:pPr>
    <w:r>
      <w:rPr>
        <w:noProof/>
      </w:rPr>
      <mc:AlternateContent>
        <mc:Choice Requires="wps">
          <w:drawing>
            <wp:anchor distT="0" distB="0" distL="114300" distR="114300" simplePos="0" relativeHeight="487298048" behindDoc="1" locked="0" layoutInCell="1" allowOverlap="1" wp14:anchorId="26F6A062" wp14:editId="5E7384E0">
              <wp:simplePos x="0" y="0"/>
              <wp:positionH relativeFrom="page">
                <wp:posOffset>770890</wp:posOffset>
              </wp:positionH>
              <wp:positionV relativeFrom="page">
                <wp:posOffset>722630</wp:posOffset>
              </wp:positionV>
              <wp:extent cx="5009515" cy="0"/>
              <wp:effectExtent l="0" t="0" r="6985" b="12700"/>
              <wp:wrapNone/>
              <wp:docPr id="2022756086"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00951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B4B55C" id="Line 6" o:spid="_x0000_s1026" style="position:absolute;z-index:-16018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0.7pt,56.9pt" to="455.15pt,56.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" strokeweight=".48pt">
              <o:lock v:ext="edit" shapetype="f"/>
              <w10:wrap anchorx="page" anchory="page"/>
            </v:line>
          </w:pict>
        </mc:Fallback>
      </mc:AlternateContent>
    </w:r>
    <w:r>
      <w:rPr>
        <w:noProof/>
      </w:rPr>
      <mc:AlternateContent>
        <mc:Choice Requires="wps">
          <w:drawing>
            <wp:anchor distT="0" distB="0" distL="114300" distR="114300" simplePos="0" relativeHeight="487298560" behindDoc="1" locked="0" layoutInCell="1" allowOverlap="1" wp14:anchorId="10BD64D6" wp14:editId="4CD228F4">
              <wp:simplePos x="0" y="0"/>
              <wp:positionH relativeFrom="page">
                <wp:posOffset>4984115</wp:posOffset>
              </wp:positionH>
              <wp:positionV relativeFrom="page">
                <wp:posOffset>505460</wp:posOffset>
              </wp:positionV>
              <wp:extent cx="772160" cy="196215"/>
              <wp:effectExtent l="0" t="0" r="2540" b="6985"/>
              <wp:wrapNone/>
              <wp:docPr id="234150936" name="docshape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7216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499B75" w14:textId="77777777" w:rsidR="00D25E69" w:rsidRDefault="004E78E4">
                          <w:pPr>
                            <w:spacing w:before="12"/>
                            <w:ind w:left="20"/>
                            <w:rPr>
                              <w:b/>
                              <w:sz w:val="24"/>
                            </w:rPr>
                          </w:pPr>
                          <w:r>
                            <w:rPr>
                              <w:b/>
                              <w:color w:val="010101"/>
                              <w:w w:val="105"/>
                              <w:sz w:val="24"/>
                            </w:rPr>
                            <w:t>Chapter</w:t>
                          </w:r>
                          <w:r>
                            <w:rPr>
                              <w:b/>
                              <w:color w:val="010101"/>
                              <w:spacing w:val="4"/>
                              <w:w w:val="105"/>
                              <w:sz w:val="24"/>
                            </w:rPr>
                            <w:t xml:space="preserve"> </w:t>
                          </w:r>
                          <w:r>
                            <w:rPr>
                              <w:b/>
                              <w:color w:val="010101"/>
                              <w:spacing w:val="-10"/>
                              <w:w w:val="105"/>
                              <w:sz w:val="24"/>
                            </w:rPr>
                            <w:t>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BD64D6" id="_x0000_t202" coordsize="21600,21600" o:spt="202" path="m,l,21600r21600,l21600,xe">
              <v:stroke joinstyle="miter"/>
              <v:path gradientshapeok="t" o:connecttype="rect"/>
            </v:shapetype>
            <v:shape id="docshape31" o:spid="_x0000_s1042" type="#_x0000_t202" style="position:absolute;margin-left:392.45pt;margin-top:39.8pt;width:60.8pt;height:15.45pt;z-index:-16017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" filled="f" stroked="f">
              <v:path arrowok="t"/>
              <v:textbox inset="0,0,0,0">
                <w:txbxContent>
                  <w:p w14:paraId="2E499B75" w14:textId="77777777" w:rsidR="00D25E69" w:rsidRDefault="004E78E4">
                    <w:pPr>
                      <w:spacing w:before="12"/>
                      <w:ind w:left="20"/>
                      <w:rPr>
                        <w:b/>
                        <w:sz w:val="24"/>
                      </w:rPr>
                    </w:pPr>
                    <w:r>
                      <w:rPr>
                        <w:b/>
                        <w:color w:val="010101"/>
                        <w:w w:val="105"/>
                        <w:sz w:val="24"/>
                      </w:rPr>
                      <w:t>Chapter</w:t>
                    </w:r>
                    <w:r>
                      <w:rPr>
                        <w:b/>
                        <w:color w:val="010101"/>
                        <w:spacing w:val="4"/>
                        <w:w w:val="105"/>
                        <w:sz w:val="24"/>
                      </w:rPr>
                      <w:t xml:space="preserve"> </w:t>
                    </w:r>
                    <w:r>
                      <w:rPr>
                        <w:b/>
                        <w:color w:val="010101"/>
                        <w:spacing w:val="-10"/>
                        <w:w w:val="105"/>
                        <w:sz w:val="24"/>
                      </w:rPr>
                      <w:t>6</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811C2A" w14:textId="77777777" w:rsidR="00D25E69" w:rsidRDefault="00D67176">
    <w:pPr>
      <w:pStyle w:val="BodyText"/>
      <w:spacing w:line="14" w:lineRule="auto"/>
      <w:rPr>
        <w:sz w:val="20"/>
      </w:rPr>
    </w:pPr>
    <w:r>
      <w:rPr>
        <w:noProof/>
      </w:rPr>
      <mc:AlternateContent>
        <mc:Choice Requires="wps">
          <w:drawing>
            <wp:anchor distT="0" distB="0" distL="114300" distR="114300" simplePos="0" relativeHeight="487299072" behindDoc="1" locked="0" layoutInCell="1" allowOverlap="1" wp14:anchorId="3579EFDC" wp14:editId="21F38EE2">
              <wp:simplePos x="0" y="0"/>
              <wp:positionH relativeFrom="page">
                <wp:posOffset>770890</wp:posOffset>
              </wp:positionH>
              <wp:positionV relativeFrom="page">
                <wp:posOffset>722630</wp:posOffset>
              </wp:positionV>
              <wp:extent cx="5009515" cy="0"/>
              <wp:effectExtent l="0" t="0" r="6985" b="12700"/>
              <wp:wrapNone/>
              <wp:docPr id="134318988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00951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6DC6C8" id="Line 4" o:spid="_x0000_s1026" style="position:absolute;z-index:-16017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0.7pt,56.9pt" to="455.15pt,56.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" strokeweight=".48pt">
              <o:lock v:ext="edit" shapetype="f"/>
              <w10:wrap anchorx="page" anchory="page"/>
            </v:line>
          </w:pict>
        </mc:Fallback>
      </mc:AlternateContent>
    </w:r>
    <w:r>
      <w:rPr>
        <w:noProof/>
      </w:rPr>
      <mc:AlternateContent>
        <mc:Choice Requires="wps">
          <w:drawing>
            <wp:anchor distT="0" distB="0" distL="114300" distR="114300" simplePos="0" relativeHeight="487299584" behindDoc="1" locked="0" layoutInCell="1" allowOverlap="1" wp14:anchorId="17BD4447" wp14:editId="52F118E8">
              <wp:simplePos x="0" y="0"/>
              <wp:positionH relativeFrom="page">
                <wp:posOffset>761365</wp:posOffset>
              </wp:positionH>
              <wp:positionV relativeFrom="page">
                <wp:posOffset>499745</wp:posOffset>
              </wp:positionV>
              <wp:extent cx="776605" cy="203200"/>
              <wp:effectExtent l="0" t="0" r="10795" b="0"/>
              <wp:wrapNone/>
              <wp:docPr id="996779034" name="docshape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76605" cy="20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A21FEA" w14:textId="77777777" w:rsidR="00D25E69" w:rsidRDefault="004E78E4">
                          <w:pPr>
                            <w:spacing w:before="12"/>
                            <w:ind w:left="20"/>
                            <w:rPr>
                              <w:b/>
                              <w:sz w:val="25"/>
                            </w:rPr>
                          </w:pPr>
                          <w:r>
                            <w:rPr>
                              <w:b/>
                              <w:color w:val="010101"/>
                              <w:sz w:val="25"/>
                            </w:rPr>
                            <w:t>Chapter</w:t>
                          </w:r>
                          <w:r>
                            <w:rPr>
                              <w:b/>
                              <w:color w:val="010101"/>
                              <w:spacing w:val="13"/>
                              <w:sz w:val="25"/>
                            </w:rPr>
                            <w:t xml:space="preserve"> </w:t>
                          </w:r>
                          <w:r>
                            <w:rPr>
                              <w:b/>
                              <w:color w:val="010101"/>
                              <w:spacing w:val="-10"/>
                              <w:sz w:val="25"/>
                            </w:rPr>
                            <w:t>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BD4447" id="_x0000_t202" coordsize="21600,21600" o:spt="202" path="m,l,21600r21600,l21600,xe">
              <v:stroke joinstyle="miter"/>
              <v:path gradientshapeok="t" o:connecttype="rect"/>
            </v:shapetype>
            <v:shape id="docshape32" o:spid="_x0000_s1043" type="#_x0000_t202" style="position:absolute;margin-left:59.95pt;margin-top:39.35pt;width:61.15pt;height:16pt;z-index:-16016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" filled="f" stroked="f">
              <v:path arrowok="t"/>
              <v:textbox inset="0,0,0,0">
                <w:txbxContent>
                  <w:p w14:paraId="47A21FEA" w14:textId="77777777" w:rsidR="00D25E69" w:rsidRDefault="004E78E4">
                    <w:pPr>
                      <w:spacing w:before="12"/>
                      <w:ind w:left="20"/>
                      <w:rPr>
                        <w:b/>
                        <w:sz w:val="25"/>
                      </w:rPr>
                    </w:pPr>
                    <w:r>
                      <w:rPr>
                        <w:b/>
                        <w:color w:val="010101"/>
                        <w:sz w:val="25"/>
                      </w:rPr>
                      <w:t>Chapter</w:t>
                    </w:r>
                    <w:r>
                      <w:rPr>
                        <w:b/>
                        <w:color w:val="010101"/>
                        <w:spacing w:val="13"/>
                        <w:sz w:val="25"/>
                      </w:rPr>
                      <w:t xml:space="preserve"> </w:t>
                    </w:r>
                    <w:r>
                      <w:rPr>
                        <w:b/>
                        <w:color w:val="010101"/>
                        <w:spacing w:val="-10"/>
                        <w:sz w:val="25"/>
                      </w:rPr>
                      <w:t>6</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3ADC1" w14:textId="77777777" w:rsidR="00D25E69" w:rsidRDefault="00D25E69">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FD5AEA"/>
    <w:multiLevelType w:val="hybridMultilevel"/>
    <w:tmpl w:val="2A464122"/>
    <w:lvl w:ilvl="0" w:tplc="253CC03A">
      <w:start w:val="10"/>
      <w:numFmt w:val="decimal"/>
      <w:lvlText w:val="[%1]"/>
      <w:lvlJc w:val="left"/>
      <w:pPr>
        <w:ind w:left="488" w:hanging="320"/>
        <w:jc w:val="left"/>
      </w:pPr>
      <w:rPr>
        <w:rFonts w:ascii="Arial" w:eastAsia="Arial" w:hAnsi="Arial" w:cs="Arial" w:hint="default"/>
        <w:b w:val="0"/>
        <w:bCs w:val="0"/>
        <w:i w:val="0"/>
        <w:iCs w:val="0"/>
        <w:color w:val="111111"/>
        <w:spacing w:val="-1"/>
        <w:w w:val="108"/>
        <w:sz w:val="12"/>
        <w:szCs w:val="12"/>
        <w:lang w:val="en-US" w:eastAsia="en-US" w:bidi="ar-SA"/>
      </w:rPr>
    </w:lvl>
    <w:lvl w:ilvl="1" w:tplc="26A607F8">
      <w:numFmt w:val="bullet"/>
      <w:lvlText w:val="•"/>
      <w:lvlJc w:val="left"/>
      <w:pPr>
        <w:ind w:left="953" w:hanging="320"/>
      </w:pPr>
      <w:rPr>
        <w:rFonts w:hint="default"/>
        <w:lang w:val="en-US" w:eastAsia="en-US" w:bidi="ar-SA"/>
      </w:rPr>
    </w:lvl>
    <w:lvl w:ilvl="2" w:tplc="1AEE9092">
      <w:numFmt w:val="bullet"/>
      <w:lvlText w:val="•"/>
      <w:lvlJc w:val="left"/>
      <w:pPr>
        <w:ind w:left="1426" w:hanging="320"/>
      </w:pPr>
      <w:rPr>
        <w:rFonts w:hint="default"/>
        <w:lang w:val="en-US" w:eastAsia="en-US" w:bidi="ar-SA"/>
      </w:rPr>
    </w:lvl>
    <w:lvl w:ilvl="3" w:tplc="B4BC3138">
      <w:numFmt w:val="bullet"/>
      <w:lvlText w:val="•"/>
      <w:lvlJc w:val="left"/>
      <w:pPr>
        <w:ind w:left="1900" w:hanging="320"/>
      </w:pPr>
      <w:rPr>
        <w:rFonts w:hint="default"/>
        <w:lang w:val="en-US" w:eastAsia="en-US" w:bidi="ar-SA"/>
      </w:rPr>
    </w:lvl>
    <w:lvl w:ilvl="4" w:tplc="B41C0DD0">
      <w:numFmt w:val="bullet"/>
      <w:lvlText w:val="•"/>
      <w:lvlJc w:val="left"/>
      <w:pPr>
        <w:ind w:left="2373" w:hanging="320"/>
      </w:pPr>
      <w:rPr>
        <w:rFonts w:hint="default"/>
        <w:lang w:val="en-US" w:eastAsia="en-US" w:bidi="ar-SA"/>
      </w:rPr>
    </w:lvl>
    <w:lvl w:ilvl="5" w:tplc="2026A3E2">
      <w:numFmt w:val="bullet"/>
      <w:lvlText w:val="•"/>
      <w:lvlJc w:val="left"/>
      <w:pPr>
        <w:ind w:left="2846" w:hanging="320"/>
      </w:pPr>
      <w:rPr>
        <w:rFonts w:hint="default"/>
        <w:lang w:val="en-US" w:eastAsia="en-US" w:bidi="ar-SA"/>
      </w:rPr>
    </w:lvl>
    <w:lvl w:ilvl="6" w:tplc="A802C348">
      <w:numFmt w:val="bullet"/>
      <w:lvlText w:val="•"/>
      <w:lvlJc w:val="left"/>
      <w:pPr>
        <w:ind w:left="3320" w:hanging="320"/>
      </w:pPr>
      <w:rPr>
        <w:rFonts w:hint="default"/>
        <w:lang w:val="en-US" w:eastAsia="en-US" w:bidi="ar-SA"/>
      </w:rPr>
    </w:lvl>
    <w:lvl w:ilvl="7" w:tplc="19F66762">
      <w:numFmt w:val="bullet"/>
      <w:lvlText w:val="•"/>
      <w:lvlJc w:val="left"/>
      <w:pPr>
        <w:ind w:left="3793" w:hanging="320"/>
      </w:pPr>
      <w:rPr>
        <w:rFonts w:hint="default"/>
        <w:lang w:val="en-US" w:eastAsia="en-US" w:bidi="ar-SA"/>
      </w:rPr>
    </w:lvl>
    <w:lvl w:ilvl="8" w:tplc="9F4CA21A">
      <w:numFmt w:val="bullet"/>
      <w:lvlText w:val="•"/>
      <w:lvlJc w:val="left"/>
      <w:pPr>
        <w:ind w:left="4266" w:hanging="320"/>
      </w:pPr>
      <w:rPr>
        <w:rFonts w:hint="default"/>
        <w:lang w:val="en-US" w:eastAsia="en-US" w:bidi="ar-SA"/>
      </w:rPr>
    </w:lvl>
  </w:abstractNum>
  <w:abstractNum w:abstractNumId="1" w15:restartNumberingAfterBreak="0">
    <w:nsid w:val="435B4598"/>
    <w:multiLevelType w:val="hybridMultilevel"/>
    <w:tmpl w:val="33909A64"/>
    <w:lvl w:ilvl="0" w:tplc="5504F37E">
      <w:start w:val="22"/>
      <w:numFmt w:val="decimal"/>
      <w:lvlText w:val="[%1]"/>
      <w:lvlJc w:val="left"/>
      <w:pPr>
        <w:ind w:left="483" w:hanging="325"/>
        <w:jc w:val="left"/>
      </w:pPr>
      <w:rPr>
        <w:rFonts w:ascii="Arial" w:eastAsia="Arial" w:hAnsi="Arial" w:cs="Arial" w:hint="default"/>
        <w:b w:val="0"/>
        <w:bCs w:val="0"/>
        <w:i w:val="0"/>
        <w:iCs w:val="0"/>
        <w:color w:val="0F0F0F"/>
        <w:spacing w:val="-1"/>
        <w:w w:val="108"/>
        <w:sz w:val="12"/>
        <w:szCs w:val="12"/>
        <w:lang w:val="en-US" w:eastAsia="en-US" w:bidi="ar-SA"/>
      </w:rPr>
    </w:lvl>
    <w:lvl w:ilvl="1" w:tplc="B67E7DE8">
      <w:numFmt w:val="bullet"/>
      <w:lvlText w:val="•"/>
      <w:lvlJc w:val="left"/>
      <w:pPr>
        <w:ind w:left="952" w:hanging="325"/>
      </w:pPr>
      <w:rPr>
        <w:rFonts w:hint="default"/>
        <w:lang w:val="en-US" w:eastAsia="en-US" w:bidi="ar-SA"/>
      </w:rPr>
    </w:lvl>
    <w:lvl w:ilvl="2" w:tplc="997CAA7A">
      <w:numFmt w:val="bullet"/>
      <w:lvlText w:val="•"/>
      <w:lvlJc w:val="left"/>
      <w:pPr>
        <w:ind w:left="1425" w:hanging="325"/>
      </w:pPr>
      <w:rPr>
        <w:rFonts w:hint="default"/>
        <w:lang w:val="en-US" w:eastAsia="en-US" w:bidi="ar-SA"/>
      </w:rPr>
    </w:lvl>
    <w:lvl w:ilvl="3" w:tplc="A40276F6">
      <w:numFmt w:val="bullet"/>
      <w:lvlText w:val="•"/>
      <w:lvlJc w:val="left"/>
      <w:pPr>
        <w:ind w:left="1897" w:hanging="325"/>
      </w:pPr>
      <w:rPr>
        <w:rFonts w:hint="default"/>
        <w:lang w:val="en-US" w:eastAsia="en-US" w:bidi="ar-SA"/>
      </w:rPr>
    </w:lvl>
    <w:lvl w:ilvl="4" w:tplc="2FD687E8">
      <w:numFmt w:val="bullet"/>
      <w:lvlText w:val="•"/>
      <w:lvlJc w:val="left"/>
      <w:pPr>
        <w:ind w:left="2370" w:hanging="325"/>
      </w:pPr>
      <w:rPr>
        <w:rFonts w:hint="default"/>
        <w:lang w:val="en-US" w:eastAsia="en-US" w:bidi="ar-SA"/>
      </w:rPr>
    </w:lvl>
    <w:lvl w:ilvl="5" w:tplc="6D36458C">
      <w:numFmt w:val="bullet"/>
      <w:lvlText w:val="•"/>
      <w:lvlJc w:val="left"/>
      <w:pPr>
        <w:ind w:left="2843" w:hanging="325"/>
      </w:pPr>
      <w:rPr>
        <w:rFonts w:hint="default"/>
        <w:lang w:val="en-US" w:eastAsia="en-US" w:bidi="ar-SA"/>
      </w:rPr>
    </w:lvl>
    <w:lvl w:ilvl="6" w:tplc="98684042">
      <w:numFmt w:val="bullet"/>
      <w:lvlText w:val="•"/>
      <w:lvlJc w:val="left"/>
      <w:pPr>
        <w:ind w:left="3315" w:hanging="325"/>
      </w:pPr>
      <w:rPr>
        <w:rFonts w:hint="default"/>
        <w:lang w:val="en-US" w:eastAsia="en-US" w:bidi="ar-SA"/>
      </w:rPr>
    </w:lvl>
    <w:lvl w:ilvl="7" w:tplc="A62208A2">
      <w:numFmt w:val="bullet"/>
      <w:lvlText w:val="•"/>
      <w:lvlJc w:val="left"/>
      <w:pPr>
        <w:ind w:left="3788" w:hanging="325"/>
      </w:pPr>
      <w:rPr>
        <w:rFonts w:hint="default"/>
        <w:lang w:val="en-US" w:eastAsia="en-US" w:bidi="ar-SA"/>
      </w:rPr>
    </w:lvl>
    <w:lvl w:ilvl="8" w:tplc="775A418E">
      <w:numFmt w:val="bullet"/>
      <w:lvlText w:val="•"/>
      <w:lvlJc w:val="left"/>
      <w:pPr>
        <w:ind w:left="4261" w:hanging="325"/>
      </w:pPr>
      <w:rPr>
        <w:rFonts w:hint="default"/>
        <w:lang w:val="en-US" w:eastAsia="en-US" w:bidi="ar-SA"/>
      </w:rPr>
    </w:lvl>
  </w:abstractNum>
  <w:abstractNum w:abstractNumId="2" w15:restartNumberingAfterBreak="0">
    <w:nsid w:val="514B6A5A"/>
    <w:multiLevelType w:val="hybridMultilevel"/>
    <w:tmpl w:val="755E20D2"/>
    <w:lvl w:ilvl="0" w:tplc="75EC74DA">
      <w:start w:val="1"/>
      <w:numFmt w:val="decimal"/>
      <w:lvlText w:val="[%1]"/>
      <w:lvlJc w:val="left"/>
      <w:pPr>
        <w:ind w:left="1534" w:hanging="253"/>
        <w:jc w:val="left"/>
      </w:pPr>
      <w:rPr>
        <w:rFonts w:ascii="Arial" w:eastAsia="Arial" w:hAnsi="Arial" w:cs="Arial" w:hint="default"/>
        <w:b w:val="0"/>
        <w:bCs w:val="0"/>
        <w:i w:val="0"/>
        <w:iCs w:val="0"/>
        <w:color w:val="111111"/>
        <w:spacing w:val="-1"/>
        <w:w w:val="101"/>
        <w:sz w:val="12"/>
        <w:szCs w:val="12"/>
        <w:lang w:val="en-US" w:eastAsia="en-US" w:bidi="ar-SA"/>
      </w:rPr>
    </w:lvl>
    <w:lvl w:ilvl="1" w:tplc="55340EB4">
      <w:numFmt w:val="bullet"/>
      <w:lvlText w:val="•"/>
      <w:lvlJc w:val="left"/>
      <w:pPr>
        <w:ind w:left="1892" w:hanging="253"/>
      </w:pPr>
      <w:rPr>
        <w:rFonts w:hint="default"/>
        <w:lang w:val="en-US" w:eastAsia="en-US" w:bidi="ar-SA"/>
      </w:rPr>
    </w:lvl>
    <w:lvl w:ilvl="2" w:tplc="925A0A7C">
      <w:numFmt w:val="bullet"/>
      <w:lvlText w:val="•"/>
      <w:lvlJc w:val="left"/>
      <w:pPr>
        <w:ind w:left="2244" w:hanging="253"/>
      </w:pPr>
      <w:rPr>
        <w:rFonts w:hint="default"/>
        <w:lang w:val="en-US" w:eastAsia="en-US" w:bidi="ar-SA"/>
      </w:rPr>
    </w:lvl>
    <w:lvl w:ilvl="3" w:tplc="788620E2">
      <w:numFmt w:val="bullet"/>
      <w:lvlText w:val="•"/>
      <w:lvlJc w:val="left"/>
      <w:pPr>
        <w:ind w:left="2597" w:hanging="253"/>
      </w:pPr>
      <w:rPr>
        <w:rFonts w:hint="default"/>
        <w:lang w:val="en-US" w:eastAsia="en-US" w:bidi="ar-SA"/>
      </w:rPr>
    </w:lvl>
    <w:lvl w:ilvl="4" w:tplc="DDC0A416">
      <w:numFmt w:val="bullet"/>
      <w:lvlText w:val="•"/>
      <w:lvlJc w:val="left"/>
      <w:pPr>
        <w:ind w:left="2949" w:hanging="253"/>
      </w:pPr>
      <w:rPr>
        <w:rFonts w:hint="default"/>
        <w:lang w:val="en-US" w:eastAsia="en-US" w:bidi="ar-SA"/>
      </w:rPr>
    </w:lvl>
    <w:lvl w:ilvl="5" w:tplc="4FD048F8">
      <w:numFmt w:val="bullet"/>
      <w:lvlText w:val="•"/>
      <w:lvlJc w:val="left"/>
      <w:pPr>
        <w:ind w:left="3302" w:hanging="253"/>
      </w:pPr>
      <w:rPr>
        <w:rFonts w:hint="default"/>
        <w:lang w:val="en-US" w:eastAsia="en-US" w:bidi="ar-SA"/>
      </w:rPr>
    </w:lvl>
    <w:lvl w:ilvl="6" w:tplc="B1105E46">
      <w:numFmt w:val="bullet"/>
      <w:lvlText w:val="•"/>
      <w:lvlJc w:val="left"/>
      <w:pPr>
        <w:ind w:left="3654" w:hanging="253"/>
      </w:pPr>
      <w:rPr>
        <w:rFonts w:hint="default"/>
        <w:lang w:val="en-US" w:eastAsia="en-US" w:bidi="ar-SA"/>
      </w:rPr>
    </w:lvl>
    <w:lvl w:ilvl="7" w:tplc="163C5600">
      <w:numFmt w:val="bullet"/>
      <w:lvlText w:val="•"/>
      <w:lvlJc w:val="left"/>
      <w:pPr>
        <w:ind w:left="4006" w:hanging="253"/>
      </w:pPr>
      <w:rPr>
        <w:rFonts w:hint="default"/>
        <w:lang w:val="en-US" w:eastAsia="en-US" w:bidi="ar-SA"/>
      </w:rPr>
    </w:lvl>
    <w:lvl w:ilvl="8" w:tplc="C5F6E386">
      <w:numFmt w:val="bullet"/>
      <w:lvlText w:val="•"/>
      <w:lvlJc w:val="left"/>
      <w:pPr>
        <w:ind w:left="4359" w:hanging="253"/>
      </w:pPr>
      <w:rPr>
        <w:rFonts w:hint="default"/>
        <w:lang w:val="en-US" w:eastAsia="en-US" w:bidi="ar-SA"/>
      </w:rPr>
    </w:lvl>
  </w:abstractNum>
  <w:abstractNum w:abstractNumId="3" w15:restartNumberingAfterBreak="0">
    <w:nsid w:val="52850081"/>
    <w:multiLevelType w:val="hybridMultilevel"/>
    <w:tmpl w:val="053AFCE0"/>
    <w:lvl w:ilvl="0" w:tplc="BB3EEFC8">
      <w:start w:val="15"/>
      <w:numFmt w:val="decimal"/>
      <w:lvlText w:val="[%1]"/>
      <w:lvlJc w:val="left"/>
      <w:pPr>
        <w:ind w:left="477" w:hanging="322"/>
        <w:jc w:val="left"/>
      </w:pPr>
      <w:rPr>
        <w:rFonts w:ascii="Arial" w:eastAsia="Arial" w:hAnsi="Arial" w:cs="Arial" w:hint="default"/>
        <w:b w:val="0"/>
        <w:bCs w:val="0"/>
        <w:i w:val="0"/>
        <w:iCs w:val="0"/>
        <w:color w:val="111111"/>
        <w:spacing w:val="-1"/>
        <w:w w:val="108"/>
        <w:sz w:val="12"/>
        <w:szCs w:val="12"/>
        <w:lang w:val="en-US" w:eastAsia="en-US" w:bidi="ar-SA"/>
      </w:rPr>
    </w:lvl>
    <w:lvl w:ilvl="1" w:tplc="80F6CEDA">
      <w:numFmt w:val="bullet"/>
      <w:lvlText w:val="•"/>
      <w:lvlJc w:val="left"/>
      <w:pPr>
        <w:ind w:left="951" w:hanging="322"/>
      </w:pPr>
      <w:rPr>
        <w:rFonts w:hint="default"/>
        <w:lang w:val="en-US" w:eastAsia="en-US" w:bidi="ar-SA"/>
      </w:rPr>
    </w:lvl>
    <w:lvl w:ilvl="2" w:tplc="2A14B028">
      <w:numFmt w:val="bullet"/>
      <w:lvlText w:val="•"/>
      <w:lvlJc w:val="left"/>
      <w:pPr>
        <w:ind w:left="1423" w:hanging="322"/>
      </w:pPr>
      <w:rPr>
        <w:rFonts w:hint="default"/>
        <w:lang w:val="en-US" w:eastAsia="en-US" w:bidi="ar-SA"/>
      </w:rPr>
    </w:lvl>
    <w:lvl w:ilvl="3" w:tplc="A238D676">
      <w:numFmt w:val="bullet"/>
      <w:lvlText w:val="•"/>
      <w:lvlJc w:val="left"/>
      <w:pPr>
        <w:ind w:left="1895" w:hanging="322"/>
      </w:pPr>
      <w:rPr>
        <w:rFonts w:hint="default"/>
        <w:lang w:val="en-US" w:eastAsia="en-US" w:bidi="ar-SA"/>
      </w:rPr>
    </w:lvl>
    <w:lvl w:ilvl="4" w:tplc="0F00C398">
      <w:numFmt w:val="bullet"/>
      <w:lvlText w:val="•"/>
      <w:lvlJc w:val="left"/>
      <w:pPr>
        <w:ind w:left="2367" w:hanging="322"/>
      </w:pPr>
      <w:rPr>
        <w:rFonts w:hint="default"/>
        <w:lang w:val="en-US" w:eastAsia="en-US" w:bidi="ar-SA"/>
      </w:rPr>
    </w:lvl>
    <w:lvl w:ilvl="5" w:tplc="271CD856">
      <w:numFmt w:val="bullet"/>
      <w:lvlText w:val="•"/>
      <w:lvlJc w:val="left"/>
      <w:pPr>
        <w:ind w:left="2839" w:hanging="322"/>
      </w:pPr>
      <w:rPr>
        <w:rFonts w:hint="default"/>
        <w:lang w:val="en-US" w:eastAsia="en-US" w:bidi="ar-SA"/>
      </w:rPr>
    </w:lvl>
    <w:lvl w:ilvl="6" w:tplc="F5FA11B0">
      <w:numFmt w:val="bullet"/>
      <w:lvlText w:val="•"/>
      <w:lvlJc w:val="left"/>
      <w:pPr>
        <w:ind w:left="3310" w:hanging="322"/>
      </w:pPr>
      <w:rPr>
        <w:rFonts w:hint="default"/>
        <w:lang w:val="en-US" w:eastAsia="en-US" w:bidi="ar-SA"/>
      </w:rPr>
    </w:lvl>
    <w:lvl w:ilvl="7" w:tplc="D23622B2">
      <w:numFmt w:val="bullet"/>
      <w:lvlText w:val="•"/>
      <w:lvlJc w:val="left"/>
      <w:pPr>
        <w:ind w:left="3782" w:hanging="322"/>
      </w:pPr>
      <w:rPr>
        <w:rFonts w:hint="default"/>
        <w:lang w:val="en-US" w:eastAsia="en-US" w:bidi="ar-SA"/>
      </w:rPr>
    </w:lvl>
    <w:lvl w:ilvl="8" w:tplc="6B12EB58">
      <w:numFmt w:val="bullet"/>
      <w:lvlText w:val="•"/>
      <w:lvlJc w:val="left"/>
      <w:pPr>
        <w:ind w:left="4254" w:hanging="322"/>
      </w:pPr>
      <w:rPr>
        <w:rFonts w:hint="default"/>
        <w:lang w:val="en-US" w:eastAsia="en-US" w:bidi="ar-SA"/>
      </w:rPr>
    </w:lvl>
  </w:abstractNum>
  <w:abstractNum w:abstractNumId="4" w15:restartNumberingAfterBreak="0">
    <w:nsid w:val="7E6378D4"/>
    <w:multiLevelType w:val="multilevel"/>
    <w:tmpl w:val="5AAA9388"/>
    <w:lvl w:ilvl="0">
      <w:start w:val="6"/>
      <w:numFmt w:val="decimal"/>
      <w:lvlText w:val="%1"/>
      <w:lvlJc w:val="left"/>
      <w:pPr>
        <w:ind w:left="1955" w:hanging="738"/>
        <w:jc w:val="left"/>
      </w:pPr>
      <w:rPr>
        <w:rFonts w:hint="default"/>
        <w:lang w:val="en-US" w:eastAsia="en-US" w:bidi="ar-SA"/>
      </w:rPr>
    </w:lvl>
    <w:lvl w:ilvl="1">
      <w:start w:val="1"/>
      <w:numFmt w:val="decimal"/>
      <w:lvlText w:val="%1.%2"/>
      <w:lvlJc w:val="left"/>
      <w:pPr>
        <w:ind w:left="1955" w:hanging="738"/>
        <w:jc w:val="left"/>
      </w:pPr>
      <w:rPr>
        <w:rFonts w:ascii="Arial" w:eastAsia="Arial" w:hAnsi="Arial" w:cs="Arial" w:hint="default"/>
        <w:b/>
        <w:bCs/>
        <w:i w:val="0"/>
        <w:iCs w:val="0"/>
        <w:color w:val="010101"/>
        <w:spacing w:val="-1"/>
        <w:w w:val="102"/>
        <w:sz w:val="30"/>
        <w:szCs w:val="30"/>
        <w:lang w:val="en-US" w:eastAsia="en-US" w:bidi="ar-SA"/>
      </w:rPr>
    </w:lvl>
    <w:lvl w:ilvl="2">
      <w:start w:val="1"/>
      <w:numFmt w:val="decimal"/>
      <w:lvlText w:val="%1.%2.%3"/>
      <w:lvlJc w:val="left"/>
      <w:pPr>
        <w:ind w:left="2047" w:hanging="832"/>
        <w:jc w:val="left"/>
      </w:pPr>
      <w:rPr>
        <w:rFonts w:ascii="Arial" w:eastAsia="Arial" w:hAnsi="Arial" w:cs="Arial" w:hint="default"/>
        <w:b/>
        <w:bCs/>
        <w:i w:val="0"/>
        <w:iCs w:val="0"/>
        <w:color w:val="010101"/>
        <w:spacing w:val="-1"/>
        <w:w w:val="102"/>
        <w:sz w:val="25"/>
        <w:szCs w:val="25"/>
        <w:lang w:val="en-US" w:eastAsia="en-US" w:bidi="ar-SA"/>
      </w:rPr>
    </w:lvl>
    <w:lvl w:ilvl="3">
      <w:numFmt w:val="bullet"/>
      <w:lvlText w:val="•"/>
      <w:lvlJc w:val="left"/>
      <w:pPr>
        <w:ind w:left="3879" w:hanging="832"/>
      </w:pPr>
      <w:rPr>
        <w:rFonts w:hint="default"/>
        <w:lang w:val="en-US" w:eastAsia="en-US" w:bidi="ar-SA"/>
      </w:rPr>
    </w:lvl>
    <w:lvl w:ilvl="4">
      <w:numFmt w:val="bullet"/>
      <w:lvlText w:val="•"/>
      <w:lvlJc w:val="left"/>
      <w:pPr>
        <w:ind w:left="4799" w:hanging="832"/>
      </w:pPr>
      <w:rPr>
        <w:rFonts w:hint="default"/>
        <w:lang w:val="en-US" w:eastAsia="en-US" w:bidi="ar-SA"/>
      </w:rPr>
    </w:lvl>
    <w:lvl w:ilvl="5">
      <w:numFmt w:val="bullet"/>
      <w:lvlText w:val="•"/>
      <w:lvlJc w:val="left"/>
      <w:pPr>
        <w:ind w:left="5718" w:hanging="832"/>
      </w:pPr>
      <w:rPr>
        <w:rFonts w:hint="default"/>
        <w:lang w:val="en-US" w:eastAsia="en-US" w:bidi="ar-SA"/>
      </w:rPr>
    </w:lvl>
    <w:lvl w:ilvl="6">
      <w:numFmt w:val="bullet"/>
      <w:lvlText w:val="•"/>
      <w:lvlJc w:val="left"/>
      <w:pPr>
        <w:ind w:left="6638" w:hanging="832"/>
      </w:pPr>
      <w:rPr>
        <w:rFonts w:hint="default"/>
        <w:lang w:val="en-US" w:eastAsia="en-US" w:bidi="ar-SA"/>
      </w:rPr>
    </w:lvl>
    <w:lvl w:ilvl="7">
      <w:numFmt w:val="bullet"/>
      <w:lvlText w:val="•"/>
      <w:lvlJc w:val="left"/>
      <w:pPr>
        <w:ind w:left="7558" w:hanging="832"/>
      </w:pPr>
      <w:rPr>
        <w:rFonts w:hint="default"/>
        <w:lang w:val="en-US" w:eastAsia="en-US" w:bidi="ar-SA"/>
      </w:rPr>
    </w:lvl>
    <w:lvl w:ilvl="8">
      <w:numFmt w:val="bullet"/>
      <w:lvlText w:val="•"/>
      <w:lvlJc w:val="left"/>
      <w:pPr>
        <w:ind w:left="8478" w:hanging="832"/>
      </w:pPr>
      <w:rPr>
        <w:rFonts w:hint="default"/>
        <w:lang w:val="en-US" w:eastAsia="en-US" w:bidi="ar-SA"/>
      </w:rPr>
    </w:lvl>
  </w:abstractNum>
  <w:num w:numId="1" w16cid:durableId="589002101">
    <w:abstractNumId w:val="1"/>
  </w:num>
  <w:num w:numId="2" w16cid:durableId="98644819">
    <w:abstractNumId w:val="3"/>
  </w:num>
  <w:num w:numId="3" w16cid:durableId="1009718940">
    <w:abstractNumId w:val="0"/>
  </w:num>
  <w:num w:numId="4" w16cid:durableId="1636982109">
    <w:abstractNumId w:val="2"/>
  </w:num>
  <w:num w:numId="5" w16cid:durableId="1379672268">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eck, A.J.R. (Albert)">
    <w15:presenceInfo w15:providerId="AD" w15:userId="S::a.j.r.heck@uu.nl::c31694e6-4b4b-4f86-acd9-1f0df54f81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roofState w:spelling="clean" w:grammar="clean"/>
  <w:trackRevisions/>
  <w:defaultTabStop w:val="720"/>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5E69"/>
    <w:rsid w:val="001650FD"/>
    <w:rsid w:val="004E78E4"/>
    <w:rsid w:val="00695E8F"/>
    <w:rsid w:val="0088720C"/>
    <w:rsid w:val="00920C98"/>
    <w:rsid w:val="00A3749B"/>
    <w:rsid w:val="00A46120"/>
    <w:rsid w:val="00BA0402"/>
    <w:rsid w:val="00D25E69"/>
    <w:rsid w:val="00D67176"/>
  </w:rsids>
  <m:mathPr>
    <m:mathFont m:val="Cambria Math"/>
    <m:brkBin m:val="before"/>
    <m:brkBinSub m:val="--"/>
    <m:smallFrac m:val="0"/>
    <m:dispDef/>
    <m:lMargin m:val="0"/>
    <m:rMargin m:val="0"/>
    <m:defJc m:val="centerGroup"/>
    <m:wrapIndent m:val="1440"/>
    <m:intLim m:val="subSup"/>
    <m:naryLim m:val="undOvr"/>
  </m:mathPr>
  <w:themeFontLang w:val="en-NL"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52DB84"/>
  <w15:docId w15:val="{9DCCA8CC-5DEE-1840-A7C8-1BF7EAAD50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spacing w:before="261"/>
      <w:ind w:left="236"/>
      <w:outlineLvl w:val="0"/>
    </w:pPr>
    <w:rPr>
      <w:b/>
      <w:bCs/>
      <w:sz w:val="30"/>
      <w:szCs w:val="30"/>
    </w:rPr>
  </w:style>
  <w:style w:type="paragraph" w:styleId="Heading2">
    <w:name w:val="heading 2"/>
    <w:basedOn w:val="Normal"/>
    <w:uiPriority w:val="9"/>
    <w:unhideWhenUsed/>
    <w:qFormat/>
    <w:pPr>
      <w:ind w:left="2045" w:hanging="831"/>
      <w:outlineLvl w:val="1"/>
    </w:pPr>
    <w:rPr>
      <w:b/>
      <w:bCs/>
      <w:sz w:val="25"/>
      <w:szCs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1"/>
      <w:szCs w:val="21"/>
    </w:rPr>
  </w:style>
  <w:style w:type="paragraph" w:styleId="ListParagraph">
    <w:name w:val="List Paragraph"/>
    <w:basedOn w:val="Normal"/>
    <w:uiPriority w:val="1"/>
    <w:qFormat/>
    <w:pPr>
      <w:ind w:left="1535" w:hanging="251"/>
      <w:jc w:val="both"/>
    </w:pPr>
  </w:style>
  <w:style w:type="paragraph" w:customStyle="1" w:styleId="TableParagraph">
    <w:name w:val="Table Paragraph"/>
    <w:basedOn w:val="Normal"/>
    <w:uiPriority w:val="1"/>
    <w:qFormat/>
  </w:style>
  <w:style w:type="paragraph" w:styleId="Revision">
    <w:name w:val="Revision"/>
    <w:hidden/>
    <w:uiPriority w:val="99"/>
    <w:semiHidden/>
    <w:rsid w:val="00A3749B"/>
    <w:pPr>
      <w:widowControl/>
      <w:autoSpaceDE/>
      <w:autoSpaceDN/>
    </w:pPr>
    <w:rPr>
      <w:rFonts w:ascii="Arial" w:eastAsia="Arial" w:hAnsi="Arial" w:cs="Arial"/>
    </w:rPr>
  </w:style>
  <w:style w:type="character" w:styleId="CommentReference">
    <w:name w:val="annotation reference"/>
    <w:basedOn w:val="DefaultParagraphFont"/>
    <w:uiPriority w:val="99"/>
    <w:semiHidden/>
    <w:unhideWhenUsed/>
    <w:rsid w:val="00A3749B"/>
    <w:rPr>
      <w:sz w:val="16"/>
      <w:szCs w:val="16"/>
    </w:rPr>
  </w:style>
  <w:style w:type="paragraph" w:styleId="CommentText">
    <w:name w:val="annotation text"/>
    <w:basedOn w:val="Normal"/>
    <w:link w:val="CommentTextChar"/>
    <w:uiPriority w:val="99"/>
    <w:semiHidden/>
    <w:unhideWhenUsed/>
    <w:rsid w:val="00A3749B"/>
    <w:rPr>
      <w:sz w:val="20"/>
      <w:szCs w:val="20"/>
    </w:rPr>
  </w:style>
  <w:style w:type="character" w:customStyle="1" w:styleId="CommentTextChar">
    <w:name w:val="Comment Text Char"/>
    <w:basedOn w:val="DefaultParagraphFont"/>
    <w:link w:val="CommentText"/>
    <w:uiPriority w:val="99"/>
    <w:semiHidden/>
    <w:rsid w:val="00A3749B"/>
    <w:rPr>
      <w:rFonts w:ascii="Arial" w:eastAsia="Arial" w:hAnsi="Arial" w:cs="Arial"/>
      <w:sz w:val="20"/>
      <w:szCs w:val="20"/>
    </w:rPr>
  </w:style>
  <w:style w:type="paragraph" w:styleId="CommentSubject">
    <w:name w:val="annotation subject"/>
    <w:basedOn w:val="CommentText"/>
    <w:next w:val="CommentText"/>
    <w:link w:val="CommentSubjectChar"/>
    <w:uiPriority w:val="99"/>
    <w:semiHidden/>
    <w:unhideWhenUsed/>
    <w:rsid w:val="00A3749B"/>
    <w:rPr>
      <w:b/>
      <w:bCs/>
    </w:rPr>
  </w:style>
  <w:style w:type="character" w:customStyle="1" w:styleId="CommentSubjectChar">
    <w:name w:val="Comment Subject Char"/>
    <w:basedOn w:val="CommentTextChar"/>
    <w:link w:val="CommentSubject"/>
    <w:uiPriority w:val="99"/>
    <w:semiHidden/>
    <w:rsid w:val="00A3749B"/>
    <w:rPr>
      <w:rFonts w:ascii="Arial" w:eastAsia="Arial" w:hAnsi="Arial" w:cs="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microsoft.com/office/2018/08/relationships/commentsExtensible" Target="commentsExtensible.xml"/><Relationship Id="rId50" Type="http://schemas.openxmlformats.org/officeDocument/2006/relationships/footer" Target="footer2.xml"/><Relationship Id="rId55" Type="http://schemas.openxmlformats.org/officeDocument/2006/relationships/image" Target="media/image40.png"/><Relationship Id="rId63" Type="http://schemas.microsoft.com/office/2011/relationships/people" Target="peop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microsoft.com/office/2011/relationships/commentsExtended" Target="commentsExtended.xml"/><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footnotes" Target="footnotes.xml"/><Relationship Id="rId61" Type="http://schemas.openxmlformats.org/officeDocument/2006/relationships/footer" Target="footer4.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1.xml"/><Relationship Id="rId48" Type="http://schemas.openxmlformats.org/officeDocument/2006/relationships/header" Target="header1.xml"/><Relationship Id="rId56" Type="http://schemas.openxmlformats.org/officeDocument/2006/relationships/image" Target="media/image41.pn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footer" Target="footer3.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microsoft.com/office/2016/09/relationships/commentsIds" Target="commentsIds.xml"/><Relationship Id="rId59" Type="http://schemas.openxmlformats.org/officeDocument/2006/relationships/image" Target="media/image44.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39.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eader" Target="header2.xml"/><Relationship Id="rId57" Type="http://schemas.openxmlformats.org/officeDocument/2006/relationships/image" Target="media/image42.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comments" Target="comments.xml"/><Relationship Id="rId52" Type="http://schemas.openxmlformats.org/officeDocument/2006/relationships/image" Target="media/image37.png"/><Relationship Id="rId6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Pages>
  <Words>5368</Words>
  <Characters>30598</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main.pdf</vt:lpstr>
    </vt:vector>
  </TitlesOfParts>
  <Company/>
  <LinksUpToDate>false</LinksUpToDate>
  <CharactersWithSpaces>35895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main.pdf</dc:title>
  <dc:creator>3765563</dc:creator>
  <cp:lastModifiedBy>Heck, A.J.R. (Albert)</cp:lastModifiedBy>
  <cp:revision>3</cp:revision>
  <dcterms:created xsi:type="dcterms:W3CDTF">2023-04-21T07:24:00Z</dcterms:created>
  <dcterms:modified xsi:type="dcterms:W3CDTF">2023-04-21T07:25:00Z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2023-03-29T00:00:00Z</vt:filetime>
  </property>
  <property fmtid="{D5CDD505-2E9C-101B-9397-08002B2CF9AE}" pid="3" name="LastSaved">
    <vt:filetime>2023-04-17T00:00:00Z</vt:filetime>
  </property>
  <property fmtid="{D5CDD505-2E9C-101B-9397-08002B2CF9AE}" pid="4" name="Producer">
    <vt:lpwstr>Microsoft: Print To PDF</vt:lpwstr>
  </property>
</Properties>
</file>